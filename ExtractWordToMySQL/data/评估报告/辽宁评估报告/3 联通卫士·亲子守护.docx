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562"/>
        <w:jc w:val="right"/>
        <w:rPr>
          <w:rFonts w:eastAsia="宋体"/>
          <w:b/>
          <w:sz w:val="28"/>
          <w:highlight w:val="yellow"/>
        </w:rPr>
      </w:pPr>
      <w:r>
        <w:rPr>
          <w:rFonts w:hint="eastAsia" w:eastAsia="宋体"/>
          <w:b/>
          <w:sz w:val="28"/>
          <w:highlight w:val="yellow"/>
        </w:rPr>
        <w:t>报告编号：2018-</w:t>
      </w:r>
      <w:r>
        <w:rPr>
          <w:rFonts w:eastAsia="宋体"/>
          <w:b/>
          <w:sz w:val="28"/>
          <w:highlight w:val="yellow"/>
        </w:rPr>
        <w:t>XAPG-</w:t>
      </w:r>
      <w:r>
        <w:rPr>
          <w:rFonts w:hint="eastAsia" w:eastAsia="宋体"/>
          <w:b/>
          <w:sz w:val="28"/>
          <w:highlight w:val="yellow"/>
        </w:rPr>
        <w:t>LTZX</w:t>
      </w:r>
      <w:r>
        <w:rPr>
          <w:rFonts w:eastAsia="宋体"/>
          <w:b/>
          <w:sz w:val="28"/>
          <w:highlight w:val="yellow"/>
        </w:rPr>
        <w:t>-01</w:t>
      </w:r>
    </w:p>
    <w:p>
      <w:pPr>
        <w:ind w:firstLine="640"/>
      </w:pPr>
    </w:p>
    <w:p>
      <w:pPr>
        <w:ind w:firstLine="640"/>
      </w:pPr>
    </w:p>
    <w:p>
      <w:pPr>
        <w:ind w:firstLine="640"/>
      </w:pPr>
    </w:p>
    <w:p>
      <w:pPr>
        <w:ind w:firstLine="640"/>
      </w:pPr>
    </w:p>
    <w:p>
      <w:pPr>
        <w:ind w:firstLine="640"/>
      </w:pPr>
    </w:p>
    <w:p>
      <w:pPr>
        <w:ind w:firstLine="640"/>
      </w:pPr>
    </w:p>
    <w:p>
      <w:pPr>
        <w:ind w:firstLine="640"/>
      </w:pPr>
    </w:p>
    <w:p>
      <w:pPr>
        <w:ind w:firstLine="0" w:firstLineChars="0"/>
        <w:jc w:val="center"/>
        <w:rPr>
          <w:rFonts w:ascii="方正小标宋简体" w:eastAsia="方正小标宋简体"/>
          <w:sz w:val="44"/>
          <w:szCs w:val="44"/>
        </w:rPr>
      </w:pPr>
      <w:r>
        <w:rPr>
          <w:rFonts w:hint="eastAsia" w:ascii="方正小标宋简体" w:eastAsia="方正小标宋简体"/>
          <w:sz w:val="44"/>
          <w:szCs w:val="44"/>
        </w:rPr>
        <w:t>互联网新技术新业务信息安全评估报告</w:t>
      </w:r>
    </w:p>
    <w:p>
      <w:pPr>
        <w:ind w:firstLine="0" w:firstLineChars="0"/>
        <w:jc w:val="center"/>
        <w:rPr>
          <w:rFonts w:ascii="方正小标宋简体" w:eastAsia="方正小标宋简体"/>
          <w:sz w:val="44"/>
          <w:szCs w:val="44"/>
        </w:rPr>
      </w:pPr>
    </w:p>
    <w:p>
      <w:pPr>
        <w:ind w:firstLine="0" w:firstLineChars="0"/>
        <w:jc w:val="center"/>
        <w:rPr>
          <w:rFonts w:ascii="方正小标宋简体" w:eastAsia="方正小标宋简体"/>
          <w:sz w:val="44"/>
          <w:szCs w:val="44"/>
        </w:rPr>
      </w:pPr>
    </w:p>
    <w:p>
      <w:pPr>
        <w:ind w:firstLine="0" w:firstLineChars="0"/>
        <w:jc w:val="center"/>
        <w:rPr>
          <w:rFonts w:ascii="方正小标宋简体" w:eastAsia="方正小标宋简体"/>
          <w:sz w:val="44"/>
          <w:szCs w:val="44"/>
        </w:rPr>
      </w:pPr>
    </w:p>
    <w:p>
      <w:pPr>
        <w:ind w:firstLine="0" w:firstLineChars="0"/>
        <w:jc w:val="center"/>
        <w:rPr>
          <w:rFonts w:ascii="方正小标宋简体" w:eastAsia="方正小标宋简体"/>
          <w:sz w:val="44"/>
          <w:szCs w:val="44"/>
        </w:rPr>
      </w:pPr>
    </w:p>
    <w:tbl>
      <w:tblPr>
        <w:tblStyle w:val="18"/>
        <w:tblW w:w="740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5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1843" w:type="dxa"/>
            <w:tcBorders>
              <w:top w:val="nil"/>
              <w:left w:val="nil"/>
              <w:bottom w:val="nil"/>
              <w:right w:val="nil"/>
            </w:tcBorders>
          </w:tcPr>
          <w:p>
            <w:pPr>
              <w:wordWrap w:val="0"/>
              <w:spacing w:line="360" w:lineRule="auto"/>
              <w:ind w:firstLine="0" w:firstLineChars="0"/>
              <w:jc w:val="right"/>
              <w:rPr>
                <w:rFonts w:eastAsia="宋体" w:cs="Times New Roman"/>
                <w:b/>
                <w:kern w:val="0"/>
                <w:szCs w:val="44"/>
              </w:rPr>
            </w:pPr>
            <w:r>
              <w:rPr>
                <w:rFonts w:eastAsia="宋体" w:cs="Times New Roman"/>
                <w:b/>
                <w:kern w:val="0"/>
                <w:szCs w:val="44"/>
              </w:rPr>
              <w:t xml:space="preserve">委托单位： </w:t>
            </w:r>
          </w:p>
        </w:tc>
        <w:tc>
          <w:tcPr>
            <w:tcW w:w="5564" w:type="dxa"/>
            <w:tcBorders>
              <w:top w:val="nil"/>
              <w:left w:val="nil"/>
              <w:right w:val="nil"/>
            </w:tcBorders>
          </w:tcPr>
          <w:p>
            <w:pPr>
              <w:spacing w:line="360" w:lineRule="auto"/>
              <w:ind w:firstLine="0" w:firstLineChars="0"/>
              <w:jc w:val="center"/>
              <w:rPr>
                <w:rFonts w:eastAsia="宋体" w:cs="Times New Roman"/>
                <w:b/>
                <w:kern w:val="0"/>
                <w:szCs w:val="44"/>
              </w:rPr>
            </w:pPr>
            <w:r>
              <w:rPr>
                <w:rFonts w:hint="eastAsia" w:eastAsia="宋体" w:cs="Times New Roman"/>
                <w:b/>
                <w:kern w:val="0"/>
                <w:szCs w:val="44"/>
              </w:rPr>
              <w:t>联通在线信息科技有限公司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7" w:hRule="exact"/>
          <w:jc w:val="center"/>
        </w:trPr>
        <w:tc>
          <w:tcPr>
            <w:tcW w:w="1843" w:type="dxa"/>
            <w:tcBorders>
              <w:top w:val="nil"/>
              <w:left w:val="nil"/>
              <w:bottom w:val="nil"/>
              <w:right w:val="nil"/>
            </w:tcBorders>
          </w:tcPr>
          <w:p>
            <w:pPr>
              <w:wordWrap w:val="0"/>
              <w:spacing w:line="360" w:lineRule="auto"/>
              <w:ind w:firstLine="0" w:firstLineChars="0"/>
              <w:jc w:val="right"/>
              <w:rPr>
                <w:rFonts w:eastAsia="宋体" w:cs="Times New Roman"/>
                <w:b/>
                <w:kern w:val="0"/>
                <w:szCs w:val="44"/>
              </w:rPr>
            </w:pPr>
            <w:r>
              <w:rPr>
                <w:rFonts w:eastAsia="宋体" w:cs="Times New Roman"/>
                <w:b/>
                <w:kern w:val="0"/>
                <w:szCs w:val="44"/>
              </w:rPr>
              <w:t xml:space="preserve">业务名称： </w:t>
            </w:r>
          </w:p>
        </w:tc>
        <w:tc>
          <w:tcPr>
            <w:tcW w:w="5564" w:type="dxa"/>
            <w:tcBorders>
              <w:left w:val="nil"/>
              <w:right w:val="nil"/>
            </w:tcBorders>
          </w:tcPr>
          <w:p>
            <w:pPr>
              <w:spacing w:line="360" w:lineRule="auto"/>
              <w:ind w:firstLine="0" w:firstLineChars="0"/>
              <w:jc w:val="center"/>
              <w:rPr>
                <w:rFonts w:eastAsia="宋体" w:cs="Times New Roman"/>
                <w:b/>
                <w:kern w:val="0"/>
                <w:szCs w:val="44"/>
              </w:rPr>
            </w:pPr>
            <w:r>
              <w:rPr>
                <w:rFonts w:hint="eastAsia" w:eastAsia="宋体" w:cs="Times New Roman"/>
                <w:b/>
                <w:kern w:val="0"/>
                <w:szCs w:val="44"/>
              </w:rPr>
              <w:t>联通家庭卫士</w:t>
            </w:r>
            <w:r>
              <w:rPr>
                <w:rFonts w:eastAsia="宋体" w:cs="Times New Roman"/>
                <w:b/>
                <w:kern w:val="0"/>
                <w:szCs w:val="44"/>
              </w:rPr>
              <w:t>·</w:t>
            </w:r>
            <w:r>
              <w:rPr>
                <w:rFonts w:hint="eastAsia" w:eastAsia="宋体" w:cs="Times New Roman"/>
                <w:b/>
                <w:kern w:val="0"/>
                <w:szCs w:val="44"/>
              </w:rPr>
              <w:t>亲子守护业务</w:t>
            </w:r>
          </w:p>
        </w:tc>
      </w:tr>
    </w:tbl>
    <w:p>
      <w:pPr>
        <w:ind w:firstLine="0" w:firstLineChars="0"/>
        <w:jc w:val="center"/>
        <w:rPr>
          <w:rFonts w:ascii="方正小标宋简体" w:eastAsia="方正小标宋简体"/>
          <w:sz w:val="44"/>
          <w:szCs w:val="44"/>
        </w:rPr>
      </w:pPr>
    </w:p>
    <w:p>
      <w:pPr>
        <w:ind w:firstLine="0" w:firstLineChars="0"/>
        <w:jc w:val="center"/>
        <w:rPr>
          <w:rFonts w:ascii="方正小标宋简体" w:eastAsia="方正小标宋简体"/>
          <w:sz w:val="44"/>
          <w:szCs w:val="44"/>
        </w:rPr>
      </w:pPr>
    </w:p>
    <w:p>
      <w:pPr>
        <w:ind w:firstLine="0" w:firstLineChars="0"/>
        <w:jc w:val="center"/>
        <w:rPr>
          <w:rFonts w:ascii="方正小标宋简体" w:eastAsia="方正小标宋简体"/>
          <w:sz w:val="44"/>
          <w:szCs w:val="44"/>
        </w:rPr>
      </w:pPr>
    </w:p>
    <w:p>
      <w:pPr>
        <w:ind w:firstLine="0" w:firstLineChars="0"/>
        <w:jc w:val="center"/>
        <w:rPr>
          <w:rFonts w:ascii="方正小标宋简体" w:eastAsia="方正小标宋简体"/>
          <w:sz w:val="44"/>
          <w:szCs w:val="44"/>
        </w:rPr>
      </w:pPr>
    </w:p>
    <w:p>
      <w:pPr>
        <w:ind w:firstLine="0" w:firstLineChars="0"/>
        <w:jc w:val="center"/>
        <w:rPr>
          <w:rFonts w:ascii="方正小标宋简体" w:eastAsia="方正小标宋简体"/>
          <w:sz w:val="44"/>
          <w:szCs w:val="44"/>
        </w:rPr>
      </w:pPr>
    </w:p>
    <w:p>
      <w:pPr>
        <w:ind w:firstLine="0" w:firstLineChars="0"/>
        <w:jc w:val="center"/>
        <w:rPr>
          <w:rFonts w:ascii="仿宋" w:hAnsi="仿宋" w:eastAsia="仿宋"/>
          <w:b/>
          <w:szCs w:val="44"/>
        </w:rPr>
      </w:pPr>
      <w:r>
        <w:rPr>
          <w:rFonts w:hint="eastAsia" w:ascii="仿宋" w:hAnsi="仿宋" w:eastAsia="仿宋"/>
          <w:b/>
          <w:szCs w:val="44"/>
        </w:rPr>
        <w:t>评估单位：国家计算机网络与信息安全管理中心</w:t>
      </w:r>
    </w:p>
    <w:p>
      <w:pPr>
        <w:ind w:firstLine="0" w:firstLineChars="0"/>
        <w:jc w:val="center"/>
        <w:rPr>
          <w:rFonts w:eastAsia="仿宋"/>
          <w:b/>
          <w:szCs w:val="44"/>
        </w:rPr>
      </w:pPr>
      <w:r>
        <w:rPr>
          <w:rFonts w:hint="eastAsia" w:eastAsia="仿宋"/>
          <w:b/>
          <w:szCs w:val="44"/>
        </w:rPr>
        <w:t>201</w:t>
      </w:r>
      <w:r>
        <w:rPr>
          <w:rFonts w:hint="eastAsia" w:eastAsia="仿宋"/>
          <w:b/>
          <w:szCs w:val="44"/>
          <w:lang w:val="en-US" w:eastAsia="zh-CN"/>
        </w:rPr>
        <w:t>9</w:t>
      </w:r>
      <w:r>
        <w:rPr>
          <w:rFonts w:hint="eastAsia" w:eastAsia="仿宋"/>
          <w:b/>
          <w:szCs w:val="44"/>
        </w:rPr>
        <w:t>年</w:t>
      </w:r>
      <w:r>
        <w:rPr>
          <w:rFonts w:hint="eastAsia" w:eastAsia="仿宋"/>
          <w:b/>
          <w:szCs w:val="44"/>
          <w:lang w:val="en-US" w:eastAsia="zh-CN"/>
        </w:rPr>
        <w:t>4</w:t>
      </w:r>
      <w:r>
        <w:rPr>
          <w:rFonts w:hint="eastAsia" w:eastAsia="仿宋"/>
          <w:b/>
          <w:szCs w:val="44"/>
        </w:rPr>
        <w:t>月</w:t>
      </w:r>
    </w:p>
    <w:p>
      <w:pPr>
        <w:ind w:firstLine="0" w:firstLineChars="0"/>
        <w:jc w:val="center"/>
        <w:rPr>
          <w:rFonts w:eastAsia="仿宋"/>
          <w:b/>
          <w:szCs w:val="44"/>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287" w:header="851" w:footer="992" w:gutter="0"/>
          <w:cols w:space="425" w:num="1"/>
          <w:docGrid w:type="linesAndChars" w:linePitch="312" w:charSpace="0"/>
        </w:sectPr>
      </w:pPr>
    </w:p>
    <w:p>
      <w:pPr>
        <w:ind w:firstLine="640"/>
        <w:jc w:val="center"/>
      </w:pPr>
      <w:r>
        <w:rPr>
          <w:rFonts w:hint="eastAsia"/>
        </w:rPr>
        <w:t>目 录</w:t>
      </w:r>
    </w:p>
    <w:p>
      <w:pPr>
        <w:pStyle w:val="12"/>
        <w:tabs>
          <w:tab w:val="right" w:leader="dot" w:pos="8809"/>
        </w:tabs>
        <w:rPr>
          <w:rFonts w:asciiTheme="minorHAnsi" w:hAnsiTheme="minorHAnsi" w:eastAsiaTheme="minorEastAsia" w:cstheme="minorBidi"/>
          <w:b w:val="0"/>
          <w:kern w:val="2"/>
          <w:sz w:val="21"/>
        </w:rPr>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instrText xml:space="preserve"> HYPERLINK \l "_Toc529524252" </w:instrText>
      </w:r>
      <w:r>
        <w:fldChar w:fldCharType="separate"/>
      </w:r>
      <w:r>
        <w:rPr>
          <w:rStyle w:val="15"/>
        </w:rPr>
        <w:t>1 业务基本情况介绍</w:t>
      </w:r>
      <w:r>
        <w:tab/>
      </w:r>
      <w:r>
        <w:fldChar w:fldCharType="begin"/>
      </w:r>
      <w:r>
        <w:instrText xml:space="preserve"> PAGEREF _Toc529524252 \h </w:instrText>
      </w:r>
      <w:r>
        <w:fldChar w:fldCharType="separate"/>
      </w:r>
      <w:r>
        <w:t>1</w:t>
      </w:r>
      <w:r>
        <w:fldChar w:fldCharType="end"/>
      </w:r>
      <w:r>
        <w:fldChar w:fldCharType="end"/>
      </w:r>
    </w:p>
    <w:p>
      <w:pPr>
        <w:pStyle w:val="13"/>
        <w:tabs>
          <w:tab w:val="right" w:leader="dot" w:pos="8809"/>
        </w:tabs>
        <w:rPr>
          <w:rFonts w:asciiTheme="minorHAnsi" w:hAnsiTheme="minorHAnsi" w:eastAsiaTheme="minorEastAsia" w:cstheme="minorBidi"/>
          <w:kern w:val="2"/>
          <w:sz w:val="21"/>
        </w:rPr>
      </w:pPr>
      <w:r>
        <w:fldChar w:fldCharType="begin"/>
      </w:r>
      <w:r>
        <w:instrText xml:space="preserve"> HYPERLINK \l "_Toc529524253" </w:instrText>
      </w:r>
      <w:r>
        <w:fldChar w:fldCharType="separate"/>
      </w:r>
      <w:r>
        <w:rPr>
          <w:rStyle w:val="15"/>
        </w:rPr>
        <w:t>1.1 业务名称</w:t>
      </w:r>
      <w:r>
        <w:tab/>
      </w:r>
      <w:r>
        <w:fldChar w:fldCharType="begin"/>
      </w:r>
      <w:r>
        <w:instrText xml:space="preserve"> PAGEREF _Toc529524253 \h </w:instrText>
      </w:r>
      <w:r>
        <w:fldChar w:fldCharType="separate"/>
      </w:r>
      <w:r>
        <w:t>1</w:t>
      </w:r>
      <w:r>
        <w:fldChar w:fldCharType="end"/>
      </w:r>
      <w:r>
        <w:fldChar w:fldCharType="end"/>
      </w:r>
    </w:p>
    <w:p>
      <w:pPr>
        <w:pStyle w:val="13"/>
        <w:tabs>
          <w:tab w:val="right" w:leader="dot" w:pos="8809"/>
        </w:tabs>
        <w:rPr>
          <w:rFonts w:asciiTheme="minorHAnsi" w:hAnsiTheme="minorHAnsi" w:eastAsiaTheme="minorEastAsia" w:cstheme="minorBidi"/>
          <w:kern w:val="2"/>
          <w:sz w:val="21"/>
        </w:rPr>
      </w:pPr>
      <w:r>
        <w:fldChar w:fldCharType="begin"/>
      </w:r>
      <w:r>
        <w:instrText xml:space="preserve"> HYPERLINK \l "_Toc529524254" </w:instrText>
      </w:r>
      <w:r>
        <w:fldChar w:fldCharType="separate"/>
      </w:r>
      <w:r>
        <w:rPr>
          <w:rStyle w:val="15"/>
        </w:rPr>
        <w:t>1.2 业务功能介绍</w:t>
      </w:r>
      <w:r>
        <w:tab/>
      </w:r>
      <w:r>
        <w:fldChar w:fldCharType="begin"/>
      </w:r>
      <w:r>
        <w:instrText xml:space="preserve"> PAGEREF _Toc529524254 \h </w:instrText>
      </w:r>
      <w:r>
        <w:fldChar w:fldCharType="separate"/>
      </w:r>
      <w:r>
        <w:t>1</w:t>
      </w:r>
      <w:r>
        <w:fldChar w:fldCharType="end"/>
      </w:r>
      <w:r>
        <w:fldChar w:fldCharType="end"/>
      </w:r>
    </w:p>
    <w:p>
      <w:pPr>
        <w:pStyle w:val="13"/>
        <w:tabs>
          <w:tab w:val="right" w:leader="dot" w:pos="8809"/>
        </w:tabs>
        <w:rPr>
          <w:rFonts w:asciiTheme="minorHAnsi" w:hAnsiTheme="minorHAnsi" w:eastAsiaTheme="minorEastAsia" w:cstheme="minorBidi"/>
          <w:kern w:val="2"/>
          <w:sz w:val="21"/>
        </w:rPr>
      </w:pPr>
      <w:r>
        <w:fldChar w:fldCharType="begin"/>
      </w:r>
      <w:r>
        <w:instrText xml:space="preserve"> HYPERLINK \l "_Toc529524255" </w:instrText>
      </w:r>
      <w:r>
        <w:fldChar w:fldCharType="separate"/>
      </w:r>
      <w:r>
        <w:rPr>
          <w:rStyle w:val="15"/>
        </w:rPr>
        <w:t>1.3 技术实现方式介绍</w:t>
      </w:r>
      <w:r>
        <w:tab/>
      </w:r>
      <w:r>
        <w:fldChar w:fldCharType="begin"/>
      </w:r>
      <w:r>
        <w:instrText xml:space="preserve"> PAGEREF _Toc529524255 \h </w:instrText>
      </w:r>
      <w:r>
        <w:fldChar w:fldCharType="separate"/>
      </w:r>
      <w:r>
        <w:t>2</w:t>
      </w:r>
      <w:r>
        <w:fldChar w:fldCharType="end"/>
      </w:r>
      <w:r>
        <w:fldChar w:fldCharType="end"/>
      </w:r>
    </w:p>
    <w:p>
      <w:pPr>
        <w:pStyle w:val="13"/>
        <w:tabs>
          <w:tab w:val="right" w:leader="dot" w:pos="8809"/>
        </w:tabs>
        <w:rPr>
          <w:rFonts w:asciiTheme="minorHAnsi" w:hAnsiTheme="minorHAnsi" w:eastAsiaTheme="minorEastAsia" w:cstheme="minorBidi"/>
          <w:kern w:val="2"/>
          <w:sz w:val="21"/>
        </w:rPr>
      </w:pPr>
      <w:r>
        <w:fldChar w:fldCharType="begin"/>
      </w:r>
      <w:r>
        <w:instrText xml:space="preserve"> HYPERLINK \l "_Toc529524256" </w:instrText>
      </w:r>
      <w:r>
        <w:fldChar w:fldCharType="separate"/>
      </w:r>
      <w:r>
        <w:rPr>
          <w:rStyle w:val="15"/>
        </w:rPr>
        <w:t>1.4 （预期）用户规模及市场发展情况</w:t>
      </w:r>
      <w:r>
        <w:tab/>
      </w:r>
      <w:r>
        <w:fldChar w:fldCharType="begin"/>
      </w:r>
      <w:r>
        <w:instrText xml:space="preserve"> PAGEREF _Toc529524256 \h </w:instrText>
      </w:r>
      <w:r>
        <w:fldChar w:fldCharType="separate"/>
      </w:r>
      <w:r>
        <w:t>3</w:t>
      </w:r>
      <w:r>
        <w:fldChar w:fldCharType="end"/>
      </w:r>
      <w:r>
        <w:fldChar w:fldCharType="end"/>
      </w:r>
    </w:p>
    <w:p>
      <w:pPr>
        <w:pStyle w:val="12"/>
        <w:tabs>
          <w:tab w:val="right" w:leader="dot" w:pos="8809"/>
        </w:tabs>
        <w:rPr>
          <w:rFonts w:asciiTheme="minorHAnsi" w:hAnsiTheme="minorHAnsi" w:eastAsiaTheme="minorEastAsia" w:cstheme="minorBidi"/>
          <w:b w:val="0"/>
          <w:kern w:val="2"/>
          <w:sz w:val="21"/>
        </w:rPr>
      </w:pPr>
      <w:r>
        <w:fldChar w:fldCharType="begin"/>
      </w:r>
      <w:r>
        <w:instrText xml:space="preserve"> HYPERLINK \l "_Toc529524257" </w:instrText>
      </w:r>
      <w:r>
        <w:fldChar w:fldCharType="separate"/>
      </w:r>
      <w:r>
        <w:rPr>
          <w:rStyle w:val="15"/>
        </w:rPr>
        <w:t>2 安全评估情况</w:t>
      </w:r>
      <w:r>
        <w:tab/>
      </w:r>
      <w:r>
        <w:fldChar w:fldCharType="begin"/>
      </w:r>
      <w:r>
        <w:instrText xml:space="preserve"> PAGEREF _Toc529524257 \h </w:instrText>
      </w:r>
      <w:r>
        <w:fldChar w:fldCharType="separate"/>
      </w:r>
      <w:r>
        <w:t>4</w:t>
      </w:r>
      <w:r>
        <w:fldChar w:fldCharType="end"/>
      </w:r>
      <w:r>
        <w:fldChar w:fldCharType="end"/>
      </w:r>
    </w:p>
    <w:p>
      <w:pPr>
        <w:pStyle w:val="13"/>
        <w:tabs>
          <w:tab w:val="right" w:leader="dot" w:pos="8809"/>
        </w:tabs>
        <w:rPr>
          <w:rFonts w:asciiTheme="minorHAnsi" w:hAnsiTheme="minorHAnsi" w:eastAsiaTheme="minorEastAsia" w:cstheme="minorBidi"/>
          <w:kern w:val="2"/>
          <w:sz w:val="21"/>
        </w:rPr>
      </w:pPr>
      <w:r>
        <w:fldChar w:fldCharType="begin"/>
      </w:r>
      <w:r>
        <w:instrText xml:space="preserve"> HYPERLINK \l "_Toc529524258" </w:instrText>
      </w:r>
      <w:r>
        <w:fldChar w:fldCharType="separate"/>
      </w:r>
      <w:r>
        <w:rPr>
          <w:rStyle w:val="15"/>
        </w:rPr>
        <w:t>2.1 安全评估情况概述</w:t>
      </w:r>
      <w:r>
        <w:tab/>
      </w:r>
      <w:r>
        <w:fldChar w:fldCharType="begin"/>
      </w:r>
      <w:r>
        <w:instrText xml:space="preserve"> PAGEREF _Toc529524258 \h </w:instrText>
      </w:r>
      <w:r>
        <w:fldChar w:fldCharType="separate"/>
      </w:r>
      <w:r>
        <w:t>4</w:t>
      </w:r>
      <w:r>
        <w:fldChar w:fldCharType="end"/>
      </w:r>
      <w:r>
        <w:fldChar w:fldCharType="end"/>
      </w:r>
    </w:p>
    <w:p>
      <w:pPr>
        <w:pStyle w:val="8"/>
        <w:tabs>
          <w:tab w:val="right" w:leader="dot" w:pos="8809"/>
        </w:tabs>
        <w:rPr>
          <w:rFonts w:asciiTheme="minorHAnsi" w:hAnsiTheme="minorHAnsi" w:eastAsiaTheme="minorEastAsia" w:cstheme="minorBidi"/>
          <w:kern w:val="2"/>
          <w:sz w:val="21"/>
        </w:rPr>
      </w:pPr>
      <w:r>
        <w:fldChar w:fldCharType="begin"/>
      </w:r>
      <w:r>
        <w:instrText xml:space="preserve"> HYPERLINK \l "_Toc529524259" </w:instrText>
      </w:r>
      <w:r>
        <w:fldChar w:fldCharType="separate"/>
      </w:r>
      <w:r>
        <w:rPr>
          <w:rStyle w:val="15"/>
        </w:rPr>
        <w:t>2.1.1 总体情况</w:t>
      </w:r>
      <w:r>
        <w:tab/>
      </w:r>
      <w:r>
        <w:fldChar w:fldCharType="begin"/>
      </w:r>
      <w:r>
        <w:instrText xml:space="preserve"> PAGEREF _Toc529524259 \h </w:instrText>
      </w:r>
      <w:r>
        <w:fldChar w:fldCharType="separate"/>
      </w:r>
      <w:r>
        <w:t>4</w:t>
      </w:r>
      <w:r>
        <w:fldChar w:fldCharType="end"/>
      </w:r>
      <w:r>
        <w:fldChar w:fldCharType="end"/>
      </w:r>
    </w:p>
    <w:p>
      <w:pPr>
        <w:pStyle w:val="8"/>
        <w:tabs>
          <w:tab w:val="right" w:leader="dot" w:pos="8809"/>
        </w:tabs>
        <w:rPr>
          <w:rFonts w:asciiTheme="minorHAnsi" w:hAnsiTheme="minorHAnsi" w:eastAsiaTheme="minorEastAsia" w:cstheme="minorBidi"/>
          <w:kern w:val="2"/>
          <w:sz w:val="21"/>
        </w:rPr>
      </w:pPr>
      <w:r>
        <w:fldChar w:fldCharType="begin"/>
      </w:r>
      <w:r>
        <w:instrText xml:space="preserve"> HYPERLINK \l "_Toc529524260" </w:instrText>
      </w:r>
      <w:r>
        <w:fldChar w:fldCharType="separate"/>
      </w:r>
      <w:r>
        <w:rPr>
          <w:rStyle w:val="15"/>
        </w:rPr>
        <w:t>2.1.2 评估目的</w:t>
      </w:r>
      <w:r>
        <w:tab/>
      </w:r>
      <w:r>
        <w:fldChar w:fldCharType="begin"/>
      </w:r>
      <w:r>
        <w:instrText xml:space="preserve"> PAGEREF _Toc529524260 \h </w:instrText>
      </w:r>
      <w:r>
        <w:fldChar w:fldCharType="separate"/>
      </w:r>
      <w:r>
        <w:t>4</w:t>
      </w:r>
      <w:r>
        <w:fldChar w:fldCharType="end"/>
      </w:r>
      <w:r>
        <w:fldChar w:fldCharType="end"/>
      </w:r>
    </w:p>
    <w:p>
      <w:pPr>
        <w:pStyle w:val="8"/>
        <w:tabs>
          <w:tab w:val="right" w:leader="dot" w:pos="8809"/>
        </w:tabs>
        <w:rPr>
          <w:rFonts w:asciiTheme="minorHAnsi" w:hAnsiTheme="minorHAnsi" w:eastAsiaTheme="minorEastAsia" w:cstheme="minorBidi"/>
          <w:kern w:val="2"/>
          <w:sz w:val="21"/>
        </w:rPr>
      </w:pPr>
      <w:r>
        <w:fldChar w:fldCharType="begin"/>
      </w:r>
      <w:r>
        <w:instrText xml:space="preserve"> HYPERLINK \l "_Toc529524261" </w:instrText>
      </w:r>
      <w:r>
        <w:fldChar w:fldCharType="separate"/>
      </w:r>
      <w:r>
        <w:rPr>
          <w:rStyle w:val="15"/>
        </w:rPr>
        <w:t>2.1.3 评估内容</w:t>
      </w:r>
      <w:r>
        <w:tab/>
      </w:r>
      <w:r>
        <w:fldChar w:fldCharType="begin"/>
      </w:r>
      <w:r>
        <w:instrText xml:space="preserve"> PAGEREF _Toc529524261 \h </w:instrText>
      </w:r>
      <w:r>
        <w:fldChar w:fldCharType="separate"/>
      </w:r>
      <w:r>
        <w:t>5</w:t>
      </w:r>
      <w:r>
        <w:fldChar w:fldCharType="end"/>
      </w:r>
      <w:r>
        <w:fldChar w:fldCharType="end"/>
      </w:r>
    </w:p>
    <w:p>
      <w:pPr>
        <w:pStyle w:val="8"/>
        <w:tabs>
          <w:tab w:val="right" w:leader="dot" w:pos="8809"/>
        </w:tabs>
        <w:rPr>
          <w:rFonts w:asciiTheme="minorHAnsi" w:hAnsiTheme="minorHAnsi" w:eastAsiaTheme="minorEastAsia" w:cstheme="minorBidi"/>
          <w:kern w:val="2"/>
          <w:sz w:val="21"/>
        </w:rPr>
      </w:pPr>
      <w:r>
        <w:fldChar w:fldCharType="begin"/>
      </w:r>
      <w:r>
        <w:instrText xml:space="preserve"> HYPERLINK \l "_Toc529524262" </w:instrText>
      </w:r>
      <w:r>
        <w:fldChar w:fldCharType="separate"/>
      </w:r>
      <w:r>
        <w:rPr>
          <w:rStyle w:val="15"/>
        </w:rPr>
        <w:t>2.1.4 评估依据</w:t>
      </w:r>
      <w:r>
        <w:tab/>
      </w:r>
      <w:r>
        <w:fldChar w:fldCharType="begin"/>
      </w:r>
      <w:r>
        <w:instrText xml:space="preserve"> PAGEREF _Toc529524262 \h </w:instrText>
      </w:r>
      <w:r>
        <w:fldChar w:fldCharType="separate"/>
      </w:r>
      <w:r>
        <w:t>5</w:t>
      </w:r>
      <w:r>
        <w:fldChar w:fldCharType="end"/>
      </w:r>
      <w:r>
        <w:fldChar w:fldCharType="end"/>
      </w:r>
    </w:p>
    <w:p>
      <w:pPr>
        <w:pStyle w:val="8"/>
        <w:tabs>
          <w:tab w:val="right" w:leader="dot" w:pos="8809"/>
        </w:tabs>
        <w:rPr>
          <w:rFonts w:asciiTheme="minorHAnsi" w:hAnsiTheme="minorHAnsi" w:eastAsiaTheme="minorEastAsia" w:cstheme="minorBidi"/>
          <w:kern w:val="2"/>
          <w:sz w:val="21"/>
        </w:rPr>
      </w:pPr>
      <w:r>
        <w:fldChar w:fldCharType="begin"/>
      </w:r>
      <w:r>
        <w:instrText xml:space="preserve"> HYPERLINK \l "_Toc529524263" </w:instrText>
      </w:r>
      <w:r>
        <w:fldChar w:fldCharType="separate"/>
      </w:r>
      <w:r>
        <w:rPr>
          <w:rStyle w:val="15"/>
        </w:rPr>
        <w:t>2.1.5 评估方式</w:t>
      </w:r>
      <w:r>
        <w:tab/>
      </w:r>
      <w:r>
        <w:fldChar w:fldCharType="begin"/>
      </w:r>
      <w:r>
        <w:instrText xml:space="preserve"> PAGEREF _Toc529524263 \h </w:instrText>
      </w:r>
      <w:r>
        <w:fldChar w:fldCharType="separate"/>
      </w:r>
      <w:r>
        <w:t>6</w:t>
      </w:r>
      <w:r>
        <w:fldChar w:fldCharType="end"/>
      </w:r>
      <w:r>
        <w:fldChar w:fldCharType="end"/>
      </w:r>
    </w:p>
    <w:p>
      <w:pPr>
        <w:pStyle w:val="13"/>
        <w:tabs>
          <w:tab w:val="right" w:leader="dot" w:pos="8809"/>
        </w:tabs>
        <w:rPr>
          <w:rFonts w:asciiTheme="minorHAnsi" w:hAnsiTheme="minorHAnsi" w:eastAsiaTheme="minorEastAsia" w:cstheme="minorBidi"/>
          <w:kern w:val="2"/>
          <w:sz w:val="21"/>
        </w:rPr>
      </w:pPr>
      <w:r>
        <w:fldChar w:fldCharType="begin"/>
      </w:r>
      <w:r>
        <w:instrText xml:space="preserve"> HYPERLINK \l "_Toc529524264" </w:instrText>
      </w:r>
      <w:r>
        <w:fldChar w:fldCharType="separate"/>
      </w:r>
      <w:r>
        <w:rPr>
          <w:rStyle w:val="15"/>
        </w:rPr>
        <w:t>2.2 评估人员组成</w:t>
      </w:r>
      <w:r>
        <w:tab/>
      </w:r>
      <w:r>
        <w:fldChar w:fldCharType="begin"/>
      </w:r>
      <w:r>
        <w:instrText xml:space="preserve"> PAGEREF _Toc529524264 \h </w:instrText>
      </w:r>
      <w:r>
        <w:fldChar w:fldCharType="separate"/>
      </w:r>
      <w:r>
        <w:t>7</w:t>
      </w:r>
      <w:r>
        <w:fldChar w:fldCharType="end"/>
      </w:r>
      <w:r>
        <w:fldChar w:fldCharType="end"/>
      </w:r>
    </w:p>
    <w:p>
      <w:pPr>
        <w:pStyle w:val="13"/>
        <w:tabs>
          <w:tab w:val="right" w:leader="dot" w:pos="8809"/>
        </w:tabs>
        <w:rPr>
          <w:rFonts w:asciiTheme="minorHAnsi" w:hAnsiTheme="minorHAnsi" w:eastAsiaTheme="minorEastAsia" w:cstheme="minorBidi"/>
          <w:kern w:val="2"/>
          <w:sz w:val="21"/>
        </w:rPr>
      </w:pPr>
      <w:r>
        <w:fldChar w:fldCharType="begin"/>
      </w:r>
      <w:r>
        <w:instrText xml:space="preserve"> HYPERLINK \l "_Toc529524265" </w:instrText>
      </w:r>
      <w:r>
        <w:fldChar w:fldCharType="separate"/>
      </w:r>
      <w:r>
        <w:rPr>
          <w:rStyle w:val="15"/>
        </w:rPr>
        <w:t>2.3 评估实施流程</w:t>
      </w:r>
      <w:r>
        <w:tab/>
      </w:r>
      <w:r>
        <w:fldChar w:fldCharType="begin"/>
      </w:r>
      <w:r>
        <w:instrText xml:space="preserve"> PAGEREF _Toc529524265 \h </w:instrText>
      </w:r>
      <w:r>
        <w:fldChar w:fldCharType="separate"/>
      </w:r>
      <w:r>
        <w:t>7</w:t>
      </w:r>
      <w:r>
        <w:fldChar w:fldCharType="end"/>
      </w:r>
      <w:r>
        <w:fldChar w:fldCharType="end"/>
      </w:r>
    </w:p>
    <w:p>
      <w:pPr>
        <w:pStyle w:val="12"/>
        <w:tabs>
          <w:tab w:val="right" w:leader="dot" w:pos="8809"/>
        </w:tabs>
        <w:rPr>
          <w:rFonts w:asciiTheme="minorHAnsi" w:hAnsiTheme="minorHAnsi" w:eastAsiaTheme="minorEastAsia" w:cstheme="minorBidi"/>
          <w:b w:val="0"/>
          <w:kern w:val="2"/>
          <w:sz w:val="21"/>
        </w:rPr>
      </w:pPr>
      <w:r>
        <w:fldChar w:fldCharType="begin"/>
      </w:r>
      <w:r>
        <w:instrText xml:space="preserve"> HYPERLINK \l "_Toc529524266" </w:instrText>
      </w:r>
      <w:r>
        <w:fldChar w:fldCharType="separate"/>
      </w:r>
      <w:r>
        <w:rPr>
          <w:rStyle w:val="15"/>
        </w:rPr>
        <w:t>3 业务安全风险分析</w:t>
      </w:r>
      <w:r>
        <w:tab/>
      </w:r>
      <w:r>
        <w:fldChar w:fldCharType="begin"/>
      </w:r>
      <w:r>
        <w:instrText xml:space="preserve"> PAGEREF _Toc529524266 \h </w:instrText>
      </w:r>
      <w:r>
        <w:fldChar w:fldCharType="separate"/>
      </w:r>
      <w:r>
        <w:t>9</w:t>
      </w:r>
      <w:r>
        <w:fldChar w:fldCharType="end"/>
      </w:r>
      <w:r>
        <w:fldChar w:fldCharType="end"/>
      </w:r>
    </w:p>
    <w:p>
      <w:pPr>
        <w:pStyle w:val="13"/>
        <w:tabs>
          <w:tab w:val="right" w:leader="dot" w:pos="8809"/>
        </w:tabs>
        <w:rPr>
          <w:rFonts w:asciiTheme="minorHAnsi" w:hAnsiTheme="minorHAnsi" w:eastAsiaTheme="minorEastAsia" w:cstheme="minorBidi"/>
          <w:kern w:val="2"/>
          <w:sz w:val="21"/>
        </w:rPr>
      </w:pPr>
      <w:r>
        <w:fldChar w:fldCharType="begin"/>
      </w:r>
      <w:r>
        <w:instrText xml:space="preserve"> HYPERLINK \l "_Toc529524267" </w:instrText>
      </w:r>
      <w:r>
        <w:fldChar w:fldCharType="separate"/>
      </w:r>
      <w:r>
        <w:rPr>
          <w:rStyle w:val="15"/>
        </w:rPr>
        <w:t>3.1 安全风险分析表</w:t>
      </w:r>
      <w:r>
        <w:tab/>
      </w:r>
      <w:r>
        <w:fldChar w:fldCharType="begin"/>
      </w:r>
      <w:r>
        <w:instrText xml:space="preserve"> PAGEREF _Toc529524267 \h </w:instrText>
      </w:r>
      <w:r>
        <w:fldChar w:fldCharType="separate"/>
      </w:r>
      <w:r>
        <w:t>9</w:t>
      </w:r>
      <w:r>
        <w:fldChar w:fldCharType="end"/>
      </w:r>
      <w:r>
        <w:fldChar w:fldCharType="end"/>
      </w:r>
    </w:p>
    <w:p>
      <w:pPr>
        <w:pStyle w:val="13"/>
        <w:tabs>
          <w:tab w:val="right" w:leader="dot" w:pos="8809"/>
        </w:tabs>
        <w:rPr>
          <w:rFonts w:asciiTheme="minorHAnsi" w:hAnsiTheme="minorHAnsi" w:eastAsiaTheme="minorEastAsia" w:cstheme="minorBidi"/>
          <w:kern w:val="2"/>
          <w:sz w:val="21"/>
        </w:rPr>
      </w:pPr>
      <w:r>
        <w:fldChar w:fldCharType="begin"/>
      </w:r>
      <w:r>
        <w:instrText xml:space="preserve"> HYPERLINK \l "_Toc529524268" </w:instrText>
      </w:r>
      <w:r>
        <w:fldChar w:fldCharType="separate"/>
      </w:r>
      <w:r>
        <w:rPr>
          <w:rStyle w:val="15"/>
        </w:rPr>
        <w:t>3.2 风险说明</w:t>
      </w:r>
      <w:r>
        <w:tab/>
      </w:r>
      <w:r>
        <w:fldChar w:fldCharType="begin"/>
      </w:r>
      <w:r>
        <w:instrText xml:space="preserve"> PAGEREF _Toc529524268 \h </w:instrText>
      </w:r>
      <w:r>
        <w:fldChar w:fldCharType="separate"/>
      </w:r>
      <w:r>
        <w:t>14</w:t>
      </w:r>
      <w:r>
        <w:fldChar w:fldCharType="end"/>
      </w:r>
      <w:r>
        <w:fldChar w:fldCharType="end"/>
      </w:r>
    </w:p>
    <w:p>
      <w:pPr>
        <w:pStyle w:val="12"/>
        <w:tabs>
          <w:tab w:val="right" w:leader="dot" w:pos="8809"/>
        </w:tabs>
        <w:rPr>
          <w:rFonts w:asciiTheme="minorHAnsi" w:hAnsiTheme="minorHAnsi" w:eastAsiaTheme="minorEastAsia" w:cstheme="minorBidi"/>
          <w:b w:val="0"/>
          <w:kern w:val="2"/>
          <w:sz w:val="21"/>
        </w:rPr>
      </w:pPr>
      <w:r>
        <w:fldChar w:fldCharType="begin"/>
      </w:r>
      <w:r>
        <w:instrText xml:space="preserve"> HYPERLINK \l "_Toc529524269" </w:instrText>
      </w:r>
      <w:r>
        <w:fldChar w:fldCharType="separate"/>
      </w:r>
      <w:r>
        <w:rPr>
          <w:rStyle w:val="15"/>
        </w:rPr>
        <w:t>4 配套安全管理措施</w:t>
      </w:r>
      <w:r>
        <w:tab/>
      </w:r>
      <w:r>
        <w:fldChar w:fldCharType="begin"/>
      </w:r>
      <w:r>
        <w:instrText xml:space="preserve"> PAGEREF _Toc529524269 \h </w:instrText>
      </w:r>
      <w:r>
        <w:fldChar w:fldCharType="separate"/>
      </w:r>
      <w:r>
        <w:t>16</w:t>
      </w:r>
      <w:r>
        <w:fldChar w:fldCharType="end"/>
      </w:r>
      <w:r>
        <w:fldChar w:fldCharType="end"/>
      </w:r>
    </w:p>
    <w:p>
      <w:pPr>
        <w:pStyle w:val="13"/>
        <w:tabs>
          <w:tab w:val="right" w:leader="dot" w:pos="8809"/>
        </w:tabs>
        <w:rPr>
          <w:rFonts w:asciiTheme="minorHAnsi" w:hAnsiTheme="minorHAnsi" w:eastAsiaTheme="minorEastAsia" w:cstheme="minorBidi"/>
          <w:kern w:val="2"/>
          <w:sz w:val="21"/>
        </w:rPr>
      </w:pPr>
      <w:r>
        <w:fldChar w:fldCharType="begin"/>
      </w:r>
      <w:r>
        <w:instrText xml:space="preserve"> HYPERLINK \l "_Toc529524270" </w:instrText>
      </w:r>
      <w:r>
        <w:fldChar w:fldCharType="separate"/>
      </w:r>
      <w:r>
        <w:rPr>
          <w:rStyle w:val="15"/>
        </w:rPr>
        <w:t>4.1 整体安全保障能力分析表</w:t>
      </w:r>
      <w:r>
        <w:tab/>
      </w:r>
      <w:r>
        <w:fldChar w:fldCharType="begin"/>
      </w:r>
      <w:r>
        <w:instrText xml:space="preserve"> PAGEREF _Toc529524270 \h </w:instrText>
      </w:r>
      <w:r>
        <w:fldChar w:fldCharType="separate"/>
      </w:r>
      <w:r>
        <w:t>16</w:t>
      </w:r>
      <w:r>
        <w:fldChar w:fldCharType="end"/>
      </w:r>
      <w:r>
        <w:fldChar w:fldCharType="end"/>
      </w:r>
    </w:p>
    <w:p>
      <w:pPr>
        <w:pStyle w:val="13"/>
        <w:tabs>
          <w:tab w:val="right" w:leader="dot" w:pos="8809"/>
        </w:tabs>
        <w:rPr>
          <w:rFonts w:asciiTheme="minorHAnsi" w:hAnsiTheme="minorHAnsi" w:eastAsiaTheme="minorEastAsia" w:cstheme="minorBidi"/>
          <w:kern w:val="2"/>
          <w:sz w:val="21"/>
        </w:rPr>
      </w:pPr>
      <w:r>
        <w:fldChar w:fldCharType="begin"/>
      </w:r>
      <w:r>
        <w:instrText xml:space="preserve"> HYPERLINK \l "_Toc529524271" </w:instrText>
      </w:r>
      <w:r>
        <w:fldChar w:fldCharType="separate"/>
      </w:r>
      <w:r>
        <w:rPr>
          <w:rStyle w:val="15"/>
        </w:rPr>
        <w:t>4.2 日常安全管理介绍</w:t>
      </w:r>
      <w:r>
        <w:tab/>
      </w:r>
      <w:r>
        <w:fldChar w:fldCharType="begin"/>
      </w:r>
      <w:r>
        <w:instrText xml:space="preserve"> PAGEREF _Toc529524271 \h </w:instrText>
      </w:r>
      <w:r>
        <w:fldChar w:fldCharType="separate"/>
      </w:r>
      <w:r>
        <w:t>30</w:t>
      </w:r>
      <w:r>
        <w:fldChar w:fldCharType="end"/>
      </w:r>
      <w:r>
        <w:fldChar w:fldCharType="end"/>
      </w:r>
    </w:p>
    <w:p>
      <w:pPr>
        <w:pStyle w:val="13"/>
        <w:tabs>
          <w:tab w:val="right" w:leader="dot" w:pos="8809"/>
        </w:tabs>
        <w:rPr>
          <w:rFonts w:asciiTheme="minorHAnsi" w:hAnsiTheme="minorHAnsi" w:eastAsiaTheme="minorEastAsia" w:cstheme="minorBidi"/>
          <w:kern w:val="2"/>
          <w:sz w:val="21"/>
        </w:rPr>
      </w:pPr>
      <w:r>
        <w:fldChar w:fldCharType="begin"/>
      </w:r>
      <w:r>
        <w:instrText xml:space="preserve"> HYPERLINK \l "_Toc529524272" </w:instrText>
      </w:r>
      <w:r>
        <w:fldChar w:fldCharType="separate"/>
      </w:r>
      <w:r>
        <w:rPr>
          <w:rStyle w:val="15"/>
        </w:rPr>
        <w:t>4.3 应急管理措施介绍</w:t>
      </w:r>
      <w:r>
        <w:tab/>
      </w:r>
      <w:r>
        <w:fldChar w:fldCharType="begin"/>
      </w:r>
      <w:r>
        <w:instrText xml:space="preserve"> PAGEREF _Toc529524272 \h </w:instrText>
      </w:r>
      <w:r>
        <w:fldChar w:fldCharType="separate"/>
      </w:r>
      <w:r>
        <w:t>31</w:t>
      </w:r>
      <w:r>
        <w:fldChar w:fldCharType="end"/>
      </w:r>
      <w:r>
        <w:fldChar w:fldCharType="end"/>
      </w:r>
    </w:p>
    <w:p>
      <w:pPr>
        <w:pStyle w:val="13"/>
        <w:tabs>
          <w:tab w:val="right" w:leader="dot" w:pos="8809"/>
        </w:tabs>
        <w:rPr>
          <w:rFonts w:asciiTheme="minorHAnsi" w:hAnsiTheme="minorHAnsi" w:eastAsiaTheme="minorEastAsia" w:cstheme="minorBidi"/>
          <w:kern w:val="2"/>
          <w:sz w:val="21"/>
        </w:rPr>
      </w:pPr>
      <w:r>
        <w:fldChar w:fldCharType="begin"/>
      </w:r>
      <w:r>
        <w:instrText xml:space="preserve"> HYPERLINK \l "_Toc529524273" </w:instrText>
      </w:r>
      <w:r>
        <w:fldChar w:fldCharType="separate"/>
      </w:r>
      <w:r>
        <w:rPr>
          <w:rStyle w:val="15"/>
        </w:rPr>
        <w:t>4.4 低安全保障能力说明</w:t>
      </w:r>
      <w:r>
        <w:tab/>
      </w:r>
      <w:r>
        <w:fldChar w:fldCharType="begin"/>
      </w:r>
      <w:r>
        <w:instrText xml:space="preserve"> PAGEREF _Toc529524273 \h </w:instrText>
      </w:r>
      <w:r>
        <w:fldChar w:fldCharType="separate"/>
      </w:r>
      <w:r>
        <w:t>32</w:t>
      </w:r>
      <w:r>
        <w:fldChar w:fldCharType="end"/>
      </w:r>
      <w:r>
        <w:fldChar w:fldCharType="end"/>
      </w:r>
    </w:p>
    <w:p>
      <w:pPr>
        <w:pStyle w:val="12"/>
        <w:tabs>
          <w:tab w:val="right" w:leader="dot" w:pos="8809"/>
        </w:tabs>
        <w:rPr>
          <w:rFonts w:asciiTheme="minorHAnsi" w:hAnsiTheme="minorHAnsi" w:eastAsiaTheme="minorEastAsia" w:cstheme="minorBidi"/>
          <w:b w:val="0"/>
          <w:kern w:val="2"/>
          <w:sz w:val="21"/>
        </w:rPr>
      </w:pPr>
      <w:r>
        <w:fldChar w:fldCharType="begin"/>
      </w:r>
      <w:r>
        <w:instrText xml:space="preserve"> HYPERLINK \l "_Toc529524274" </w:instrText>
      </w:r>
      <w:r>
        <w:fldChar w:fldCharType="separate"/>
      </w:r>
      <w:r>
        <w:rPr>
          <w:rStyle w:val="15"/>
        </w:rPr>
        <w:t>5 评估结果及整改建议</w:t>
      </w:r>
      <w:r>
        <w:tab/>
      </w:r>
      <w:r>
        <w:fldChar w:fldCharType="begin"/>
      </w:r>
      <w:r>
        <w:instrText xml:space="preserve"> PAGEREF _Toc529524274 \h </w:instrText>
      </w:r>
      <w:r>
        <w:fldChar w:fldCharType="separate"/>
      </w:r>
      <w:r>
        <w:t>33</w:t>
      </w:r>
      <w:r>
        <w:fldChar w:fldCharType="end"/>
      </w:r>
      <w:r>
        <w:fldChar w:fldCharType="end"/>
      </w:r>
    </w:p>
    <w:p>
      <w:pPr>
        <w:pStyle w:val="13"/>
        <w:tabs>
          <w:tab w:val="right" w:leader="dot" w:pos="8809"/>
        </w:tabs>
        <w:rPr>
          <w:rFonts w:asciiTheme="minorHAnsi" w:hAnsiTheme="minorHAnsi" w:eastAsiaTheme="minorEastAsia" w:cstheme="minorBidi"/>
          <w:kern w:val="2"/>
          <w:sz w:val="21"/>
        </w:rPr>
      </w:pPr>
      <w:r>
        <w:fldChar w:fldCharType="begin"/>
      </w:r>
      <w:r>
        <w:instrText xml:space="preserve"> HYPERLINK \l "_Toc529524275" </w:instrText>
      </w:r>
      <w:r>
        <w:fldChar w:fldCharType="separate"/>
      </w:r>
      <w:r>
        <w:rPr>
          <w:rStyle w:val="15"/>
        </w:rPr>
        <w:t>5.1 信息安全管理风险评估结果</w:t>
      </w:r>
      <w:r>
        <w:tab/>
      </w:r>
      <w:r>
        <w:fldChar w:fldCharType="begin"/>
      </w:r>
      <w:r>
        <w:instrText xml:space="preserve"> PAGEREF _Toc529524275 \h </w:instrText>
      </w:r>
      <w:r>
        <w:fldChar w:fldCharType="separate"/>
      </w:r>
      <w:r>
        <w:t>33</w:t>
      </w:r>
      <w:r>
        <w:fldChar w:fldCharType="end"/>
      </w:r>
      <w:r>
        <w:fldChar w:fldCharType="end"/>
      </w:r>
    </w:p>
    <w:p>
      <w:pPr>
        <w:pStyle w:val="13"/>
        <w:tabs>
          <w:tab w:val="right" w:leader="dot" w:pos="8809"/>
        </w:tabs>
        <w:rPr>
          <w:rFonts w:asciiTheme="minorHAnsi" w:hAnsiTheme="minorHAnsi" w:eastAsiaTheme="minorEastAsia" w:cstheme="minorBidi"/>
          <w:kern w:val="2"/>
          <w:sz w:val="21"/>
        </w:rPr>
      </w:pPr>
      <w:r>
        <w:fldChar w:fldCharType="begin"/>
      </w:r>
      <w:r>
        <w:instrText xml:space="preserve"> HYPERLINK \l "_Toc529524276" </w:instrText>
      </w:r>
      <w:r>
        <w:fldChar w:fldCharType="separate"/>
      </w:r>
      <w:r>
        <w:rPr>
          <w:rStyle w:val="15"/>
        </w:rPr>
        <w:t>5.2 信息内容安全风险评估结果</w:t>
      </w:r>
      <w:r>
        <w:tab/>
      </w:r>
      <w:r>
        <w:fldChar w:fldCharType="begin"/>
      </w:r>
      <w:r>
        <w:instrText xml:space="preserve"> PAGEREF _Toc529524276 \h </w:instrText>
      </w:r>
      <w:r>
        <w:fldChar w:fldCharType="separate"/>
      </w:r>
      <w:r>
        <w:t>33</w:t>
      </w:r>
      <w:r>
        <w:fldChar w:fldCharType="end"/>
      </w:r>
      <w:r>
        <w:fldChar w:fldCharType="end"/>
      </w:r>
    </w:p>
    <w:p>
      <w:pPr>
        <w:pStyle w:val="13"/>
        <w:tabs>
          <w:tab w:val="right" w:leader="dot" w:pos="8809"/>
        </w:tabs>
        <w:rPr>
          <w:rFonts w:asciiTheme="minorHAnsi" w:hAnsiTheme="minorHAnsi" w:eastAsiaTheme="minorEastAsia" w:cstheme="minorBidi"/>
          <w:kern w:val="2"/>
          <w:sz w:val="21"/>
        </w:rPr>
      </w:pPr>
      <w:r>
        <w:fldChar w:fldCharType="begin"/>
      </w:r>
      <w:r>
        <w:instrText xml:space="preserve"> HYPERLINK \l "_Toc529524277" </w:instrText>
      </w:r>
      <w:r>
        <w:fldChar w:fldCharType="separate"/>
      </w:r>
      <w:r>
        <w:rPr>
          <w:rStyle w:val="15"/>
        </w:rPr>
        <w:t>5.3 业务平台安全风险评估结果</w:t>
      </w:r>
      <w:r>
        <w:tab/>
      </w:r>
      <w:r>
        <w:fldChar w:fldCharType="begin"/>
      </w:r>
      <w:r>
        <w:instrText xml:space="preserve"> PAGEREF _Toc529524277 \h </w:instrText>
      </w:r>
      <w:r>
        <w:fldChar w:fldCharType="separate"/>
      </w:r>
      <w:r>
        <w:t>35</w:t>
      </w:r>
      <w:r>
        <w:fldChar w:fldCharType="end"/>
      </w:r>
      <w:r>
        <w:fldChar w:fldCharType="end"/>
      </w:r>
    </w:p>
    <w:p>
      <w:pPr>
        <w:pStyle w:val="13"/>
        <w:tabs>
          <w:tab w:val="right" w:leader="dot" w:pos="8809"/>
        </w:tabs>
        <w:rPr>
          <w:rFonts w:asciiTheme="minorHAnsi" w:hAnsiTheme="minorHAnsi" w:eastAsiaTheme="minorEastAsia" w:cstheme="minorBidi"/>
          <w:kern w:val="2"/>
          <w:sz w:val="21"/>
        </w:rPr>
      </w:pPr>
      <w:r>
        <w:fldChar w:fldCharType="begin"/>
      </w:r>
      <w:r>
        <w:instrText xml:space="preserve"> HYPERLINK \l "_Toc529524278" </w:instrText>
      </w:r>
      <w:r>
        <w:fldChar w:fldCharType="separate"/>
      </w:r>
      <w:r>
        <w:rPr>
          <w:rStyle w:val="15"/>
        </w:rPr>
        <w:t>5.4 业务运行安全风险评估结果</w:t>
      </w:r>
      <w:r>
        <w:tab/>
      </w:r>
      <w:r>
        <w:fldChar w:fldCharType="begin"/>
      </w:r>
      <w:r>
        <w:instrText xml:space="preserve"> PAGEREF _Toc529524278 \h </w:instrText>
      </w:r>
      <w:r>
        <w:fldChar w:fldCharType="separate"/>
      </w:r>
      <w:r>
        <w:t>36</w:t>
      </w:r>
      <w:r>
        <w:fldChar w:fldCharType="end"/>
      </w:r>
      <w:r>
        <w:fldChar w:fldCharType="end"/>
      </w:r>
    </w:p>
    <w:p>
      <w:pPr>
        <w:pStyle w:val="12"/>
        <w:tabs>
          <w:tab w:val="right" w:leader="dot" w:pos="8809"/>
        </w:tabs>
        <w:rPr>
          <w:rFonts w:asciiTheme="minorHAnsi" w:hAnsiTheme="minorHAnsi" w:eastAsiaTheme="minorEastAsia" w:cstheme="minorBidi"/>
          <w:b w:val="0"/>
          <w:kern w:val="2"/>
          <w:sz w:val="21"/>
        </w:rPr>
      </w:pPr>
      <w:r>
        <w:fldChar w:fldCharType="begin"/>
      </w:r>
      <w:r>
        <w:instrText xml:space="preserve"> HYPERLINK \l "_Toc529524279" </w:instrText>
      </w:r>
      <w:r>
        <w:fldChar w:fldCharType="separate"/>
      </w:r>
      <w:r>
        <w:rPr>
          <w:rStyle w:val="15"/>
        </w:rPr>
        <w:t>6 安全评估结论意见</w:t>
      </w:r>
      <w:r>
        <w:tab/>
      </w:r>
      <w:r>
        <w:fldChar w:fldCharType="begin"/>
      </w:r>
      <w:r>
        <w:instrText xml:space="preserve"> PAGEREF _Toc529524279 \h </w:instrText>
      </w:r>
      <w:r>
        <w:fldChar w:fldCharType="separate"/>
      </w:r>
      <w:r>
        <w:t>39</w:t>
      </w:r>
      <w:r>
        <w:fldChar w:fldCharType="end"/>
      </w:r>
      <w:r>
        <w:fldChar w:fldCharType="end"/>
      </w:r>
    </w:p>
    <w:p>
      <w:pPr>
        <w:pStyle w:val="12"/>
        <w:tabs>
          <w:tab w:val="right" w:leader="dot" w:pos="8809"/>
        </w:tabs>
        <w:rPr>
          <w:rFonts w:asciiTheme="minorHAnsi" w:hAnsiTheme="minorHAnsi" w:eastAsiaTheme="minorEastAsia" w:cstheme="minorBidi"/>
          <w:b w:val="0"/>
          <w:kern w:val="2"/>
          <w:sz w:val="21"/>
        </w:rPr>
      </w:pPr>
      <w:r>
        <w:fldChar w:fldCharType="begin"/>
      </w:r>
      <w:r>
        <w:instrText xml:space="preserve"> HYPERLINK \l "_Toc529524280" </w:instrText>
      </w:r>
      <w:r>
        <w:fldChar w:fldCharType="separate"/>
      </w:r>
      <w:r>
        <w:rPr>
          <w:rStyle w:val="15"/>
        </w:rPr>
        <w:t>附件一：评估结果签字确认表</w:t>
      </w:r>
      <w:r>
        <w:tab/>
      </w:r>
      <w:r>
        <w:fldChar w:fldCharType="begin"/>
      </w:r>
      <w:r>
        <w:instrText xml:space="preserve"> PAGEREF _Toc529524280 \h </w:instrText>
      </w:r>
      <w:r>
        <w:fldChar w:fldCharType="separate"/>
      </w:r>
      <w:r>
        <w:t>40</w:t>
      </w:r>
      <w:r>
        <w:fldChar w:fldCharType="end"/>
      </w:r>
      <w:r>
        <w:fldChar w:fldCharType="end"/>
      </w:r>
    </w:p>
    <w:p>
      <w:pPr>
        <w:pStyle w:val="12"/>
        <w:tabs>
          <w:tab w:val="right" w:leader="dot" w:pos="8809"/>
        </w:tabs>
        <w:rPr>
          <w:rFonts w:asciiTheme="minorHAnsi" w:hAnsiTheme="minorHAnsi" w:eastAsiaTheme="minorEastAsia" w:cstheme="minorBidi"/>
          <w:b w:val="0"/>
          <w:kern w:val="2"/>
          <w:sz w:val="21"/>
        </w:rPr>
      </w:pPr>
      <w:r>
        <w:fldChar w:fldCharType="begin"/>
      </w:r>
      <w:r>
        <w:instrText xml:space="preserve"> HYPERLINK \l "_Toc529524281" </w:instrText>
      </w:r>
      <w:r>
        <w:fldChar w:fldCharType="separate"/>
      </w:r>
      <w:r>
        <w:rPr>
          <w:rStyle w:val="15"/>
        </w:rPr>
        <w:t>附件二：业务平台安全风险评估结果</w:t>
      </w:r>
      <w:r>
        <w:tab/>
      </w:r>
      <w:r>
        <w:fldChar w:fldCharType="begin"/>
      </w:r>
      <w:r>
        <w:instrText xml:space="preserve"> PAGEREF _Toc529524281 \h </w:instrText>
      </w:r>
      <w:r>
        <w:fldChar w:fldCharType="separate"/>
      </w:r>
      <w:r>
        <w:t>41</w:t>
      </w:r>
      <w:r>
        <w:fldChar w:fldCharType="end"/>
      </w:r>
      <w:r>
        <w:fldChar w:fldCharType="end"/>
      </w:r>
    </w:p>
    <w:p>
      <w:pPr>
        <w:pStyle w:val="12"/>
        <w:tabs>
          <w:tab w:val="right" w:leader="dot" w:pos="8809"/>
        </w:tabs>
        <w:rPr>
          <w:rFonts w:asciiTheme="minorHAnsi" w:hAnsiTheme="minorHAnsi" w:eastAsiaTheme="minorEastAsia" w:cstheme="minorBidi"/>
          <w:b w:val="0"/>
          <w:kern w:val="2"/>
          <w:sz w:val="21"/>
        </w:rPr>
      </w:pPr>
      <w:r>
        <w:fldChar w:fldCharType="begin"/>
      </w:r>
      <w:r>
        <w:instrText xml:space="preserve"> HYPERLINK \l "_Toc529524282" </w:instrText>
      </w:r>
      <w:r>
        <w:fldChar w:fldCharType="separate"/>
      </w:r>
      <w:r>
        <w:rPr>
          <w:rStyle w:val="15"/>
        </w:rPr>
        <w:t>附件三：安全风险整改落实情况</w:t>
      </w:r>
      <w:r>
        <w:tab/>
      </w:r>
      <w:r>
        <w:fldChar w:fldCharType="begin"/>
      </w:r>
      <w:r>
        <w:instrText xml:space="preserve"> PAGEREF _Toc529524282 \h </w:instrText>
      </w:r>
      <w:r>
        <w:fldChar w:fldCharType="separate"/>
      </w:r>
      <w:r>
        <w:t>44</w:t>
      </w:r>
      <w:r>
        <w:fldChar w:fldCharType="end"/>
      </w:r>
      <w:r>
        <w:fldChar w:fldCharType="end"/>
      </w:r>
    </w:p>
    <w:p>
      <w:pPr>
        <w:ind w:firstLine="640"/>
      </w:pPr>
      <w:r>
        <w:fldChar w:fldCharType="end"/>
      </w:r>
    </w:p>
    <w:p>
      <w:pPr>
        <w:ind w:firstLine="0" w:firstLineChars="0"/>
        <w:jc w:val="center"/>
        <w:rPr>
          <w:rStyle w:val="15"/>
          <w:rFonts w:eastAsia="仿宋" w:cs="Times New Roman"/>
          <w:b/>
          <w:kern w:val="0"/>
          <w:sz w:val="28"/>
          <w:szCs w:val="22"/>
        </w:rPr>
      </w:pPr>
    </w:p>
    <w:p>
      <w:pPr>
        <w:ind w:firstLine="0" w:firstLineChars="0"/>
        <w:jc w:val="center"/>
        <w:rPr>
          <w:rFonts w:eastAsia="仿宋"/>
          <w:b/>
          <w:szCs w:val="44"/>
        </w:rPr>
        <w:sectPr>
          <w:headerReference r:id="rId9" w:type="default"/>
          <w:footerReference r:id="rId10" w:type="default"/>
          <w:pgSz w:w="11906" w:h="16838"/>
          <w:pgMar w:top="1440" w:right="1800" w:bottom="1440" w:left="1287" w:header="850" w:footer="992" w:gutter="0"/>
          <w:pgNumType w:start="1"/>
          <w:cols w:space="425" w:num="1"/>
          <w:docGrid w:type="linesAndChars" w:linePitch="435" w:charSpace="0"/>
        </w:sectPr>
      </w:pPr>
    </w:p>
    <w:p>
      <w:pPr>
        <w:pStyle w:val="2"/>
      </w:pPr>
      <w:bookmarkStart w:id="0" w:name="_Toc529524252"/>
      <w:r>
        <w:rPr>
          <w:rFonts w:hint="eastAsia"/>
        </w:rPr>
        <w:t>业务基本情况介绍</w:t>
      </w:r>
      <w:bookmarkEnd w:id="0"/>
    </w:p>
    <w:p>
      <w:pPr>
        <w:ind w:firstLine="640"/>
        <w:rPr>
          <w:i/>
          <w:color w:val="FF0000"/>
        </w:rPr>
      </w:pPr>
      <w:r>
        <w:rPr>
          <w:rFonts w:hint="eastAsia"/>
        </w:rPr>
        <w:t>“联通家庭卫士</w:t>
      </w:r>
      <w:r>
        <w:rPr>
          <w:rFonts w:hint="cs"/>
        </w:rPr>
        <w:t>•</w:t>
      </w:r>
      <w:r>
        <w:rPr>
          <w:rFonts w:hint="eastAsia"/>
        </w:rPr>
        <w:t>亲子守护”</w:t>
      </w:r>
      <w:r>
        <w:t xml:space="preserve"> </w:t>
      </w:r>
      <w:r>
        <w:rPr>
          <w:rFonts w:hint="eastAsia"/>
        </w:rPr>
        <w:t>是一款面向家庭用户的保护孩子安全上网的产品，可为孩子打造健康的上网环境，提供上网行为监测、上网时长管理、实时位置查询等安全防护功能，全方位的帮助家长守护孩子成长。</w:t>
      </w:r>
    </w:p>
    <w:p>
      <w:pPr>
        <w:pStyle w:val="3"/>
      </w:pPr>
      <w:bookmarkStart w:id="1" w:name="_Toc529524253"/>
      <w:r>
        <w:rPr>
          <w:rFonts w:hint="eastAsia"/>
        </w:rPr>
        <w:t>业务名称</w:t>
      </w:r>
      <w:bookmarkEnd w:id="1"/>
    </w:p>
    <w:p>
      <w:pPr>
        <w:ind w:firstLine="640"/>
        <w:rPr>
          <w:i/>
        </w:rPr>
      </w:pPr>
      <w:r>
        <w:rPr>
          <w:rFonts w:hint="eastAsia"/>
        </w:rPr>
        <w:t>联通家庭卫士</w:t>
      </w:r>
      <w:r>
        <w:rPr>
          <w:rFonts w:hint="cs"/>
        </w:rPr>
        <w:t>•</w:t>
      </w:r>
      <w:r>
        <w:rPr>
          <w:rFonts w:hint="eastAsia"/>
        </w:rPr>
        <w:t>亲子守护业务</w:t>
      </w:r>
    </w:p>
    <w:p>
      <w:pPr>
        <w:pStyle w:val="3"/>
      </w:pPr>
      <w:bookmarkStart w:id="2" w:name="_Toc529524254"/>
      <w:r>
        <w:rPr>
          <w:rFonts w:hint="eastAsia"/>
        </w:rPr>
        <w:t>业务功能介绍</w:t>
      </w:r>
      <w:bookmarkEnd w:id="2"/>
    </w:p>
    <w:p>
      <w:pPr>
        <w:ind w:firstLine="640"/>
        <w:rPr>
          <w:rFonts w:hint="eastAsia"/>
        </w:rPr>
      </w:pPr>
      <w:r>
        <w:rPr>
          <w:rFonts w:hint="eastAsia"/>
        </w:rPr>
        <w:t>联通家庭卫士</w:t>
      </w:r>
      <w:r>
        <w:rPr>
          <w:rFonts w:hint="cs"/>
        </w:rPr>
        <w:t>•</w:t>
      </w:r>
      <w:r>
        <w:rPr>
          <w:rFonts w:hint="eastAsia"/>
        </w:rPr>
        <w:t>亲子守护业务入口为“联通家庭卫士”微信公众号，用户关注公众号后需要绑定联通手机号码才能登陆使用，登陆后可以添加孩子手机号并授权同意后，可实现号码守护，其主要功能包括：位置定位、上网行为数据分析、上网管理和上网安全防护，同时提供了教育咨询信息等。</w:t>
      </w:r>
    </w:p>
    <w:p>
      <w:pPr>
        <w:ind w:firstLine="640"/>
        <w:rPr>
          <w:rFonts w:hint="eastAsia"/>
        </w:rPr>
      </w:pPr>
      <w:r>
        <w:rPr>
          <w:rFonts w:hint="eastAsia"/>
        </w:rPr>
        <w:t>位置定位：家长可随时查看孩子定位的位置（此位置是被绑定人使用流量时通过基站测量的位置），也可查询孩子的历史位置，如下图所示。</w:t>
      </w:r>
    </w:p>
    <w:p>
      <w:pPr>
        <w:spacing w:line="240" w:lineRule="auto"/>
        <w:ind w:firstLine="198" w:firstLineChars="62"/>
        <w:jc w:val="center"/>
        <w:rPr>
          <w:rFonts w:hint="eastAsia"/>
        </w:rPr>
      </w:pPr>
      <w:r>
        <w:drawing>
          <wp:inline distT="0" distB="0" distL="0" distR="0">
            <wp:extent cx="1541145" cy="208534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1541720" cy="2085377"/>
                    </a:xfrm>
                    <a:prstGeom prst="rect">
                      <a:avLst/>
                    </a:prstGeom>
                  </pic:spPr>
                </pic:pic>
              </a:graphicData>
            </a:graphic>
          </wp:inline>
        </w:drawing>
      </w:r>
      <w:r>
        <w:t xml:space="preserve"> </w:t>
      </w:r>
      <w:r>
        <w:drawing>
          <wp:inline distT="0" distB="0" distL="0" distR="0">
            <wp:extent cx="2413000" cy="2110105"/>
            <wp:effectExtent l="0" t="0" r="635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2415272" cy="2111783"/>
                    </a:xfrm>
                    <a:prstGeom prst="rect">
                      <a:avLst/>
                    </a:prstGeom>
                  </pic:spPr>
                </pic:pic>
              </a:graphicData>
            </a:graphic>
          </wp:inline>
        </w:drawing>
      </w:r>
    </w:p>
    <w:p>
      <w:pPr>
        <w:ind w:firstLine="640"/>
        <w:rPr>
          <w:rFonts w:hint="eastAsia"/>
        </w:rPr>
      </w:pPr>
      <w:r>
        <w:rPr>
          <w:rFonts w:hint="eastAsia"/>
        </w:rPr>
        <w:t>上网行为数据分析：分析展示孩子上网行为情况，包含： APP使用占比、上网流量情况、上网流量对比、本月APP使用情况、本月上网流量情况、本月新使用APP情况等。</w:t>
      </w:r>
    </w:p>
    <w:p>
      <w:pPr>
        <w:spacing w:line="240" w:lineRule="auto"/>
        <w:ind w:firstLine="198" w:firstLineChars="62"/>
        <w:jc w:val="center"/>
        <w:rPr>
          <w:rFonts w:hint="eastAsia"/>
        </w:rPr>
      </w:pPr>
      <w:r>
        <w:drawing>
          <wp:inline distT="0" distB="0" distL="0" distR="0">
            <wp:extent cx="1748790" cy="2302510"/>
            <wp:effectExtent l="0" t="0" r="381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1749415" cy="2303029"/>
                    </a:xfrm>
                    <a:prstGeom prst="rect">
                      <a:avLst/>
                    </a:prstGeom>
                  </pic:spPr>
                </pic:pic>
              </a:graphicData>
            </a:graphic>
          </wp:inline>
        </w:drawing>
      </w:r>
      <w:r>
        <w:rPr>
          <w:rFonts w:hint="eastAsia"/>
        </w:rPr>
        <w:t xml:space="preserve">  </w:t>
      </w:r>
      <w:r>
        <w:drawing>
          <wp:inline distT="0" distB="0" distL="0" distR="0">
            <wp:extent cx="1605280" cy="23050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stretch>
                      <a:fillRect/>
                    </a:stretch>
                  </pic:blipFill>
                  <pic:spPr>
                    <a:xfrm>
                      <a:off x="0" y="0"/>
                      <a:ext cx="1609085" cy="2310662"/>
                    </a:xfrm>
                    <a:prstGeom prst="rect">
                      <a:avLst/>
                    </a:prstGeom>
                  </pic:spPr>
                </pic:pic>
              </a:graphicData>
            </a:graphic>
          </wp:inline>
        </w:drawing>
      </w:r>
    </w:p>
    <w:p>
      <w:pPr>
        <w:ind w:firstLine="640"/>
        <w:rPr>
          <w:rFonts w:hint="eastAsia"/>
        </w:rPr>
      </w:pPr>
      <w:r>
        <w:rPr>
          <w:rFonts w:hint="eastAsia"/>
        </w:rPr>
        <w:t>上网管理：家长可实时对孩子进行上网管理，选择禁止或允许孩子上网，也可自定义孩子上网时段。</w:t>
      </w:r>
    </w:p>
    <w:p>
      <w:pPr>
        <w:ind w:firstLine="640"/>
        <w:rPr>
          <w:rFonts w:hint="eastAsia"/>
        </w:rPr>
      </w:pPr>
      <w:r>
        <w:rPr>
          <w:rFonts w:hint="eastAsia"/>
        </w:rPr>
        <w:t>上网安全防护：可在孩子上网过程中检测、阻止访问涉黄赌毒的危险网站。</w:t>
      </w:r>
    </w:p>
    <w:p>
      <w:pPr>
        <w:spacing w:line="240" w:lineRule="auto"/>
        <w:ind w:firstLine="0" w:firstLineChars="0"/>
        <w:jc w:val="center"/>
        <w:rPr>
          <w:rFonts w:hint="eastAsia"/>
        </w:rPr>
      </w:pPr>
      <w:r>
        <w:drawing>
          <wp:inline distT="0" distB="0" distL="0" distR="0">
            <wp:extent cx="1800225" cy="23431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1801009" cy="2344171"/>
                    </a:xfrm>
                    <a:prstGeom prst="rect">
                      <a:avLst/>
                    </a:prstGeom>
                  </pic:spPr>
                </pic:pic>
              </a:graphicData>
            </a:graphic>
          </wp:inline>
        </w:drawing>
      </w:r>
      <w:r>
        <w:drawing>
          <wp:inline distT="0" distB="0" distL="0" distR="0">
            <wp:extent cx="2226310" cy="23431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2226865" cy="2343150"/>
                    </a:xfrm>
                    <a:prstGeom prst="rect">
                      <a:avLst/>
                    </a:prstGeom>
                  </pic:spPr>
                </pic:pic>
              </a:graphicData>
            </a:graphic>
          </wp:inline>
        </w:drawing>
      </w:r>
    </w:p>
    <w:p>
      <w:pPr>
        <w:pStyle w:val="3"/>
      </w:pPr>
      <w:bookmarkStart w:id="3" w:name="_Toc529524255"/>
      <w:r>
        <w:rPr>
          <w:rFonts w:hint="eastAsia"/>
        </w:rPr>
        <w:t>技术实现方式介绍</w:t>
      </w:r>
      <w:bookmarkEnd w:id="3"/>
    </w:p>
    <w:p>
      <w:pPr>
        <w:ind w:firstLine="640"/>
        <w:rPr>
          <w:rFonts w:hint="eastAsia"/>
        </w:rPr>
      </w:pPr>
      <w:r>
        <w:rPr>
          <w:rFonts w:hint="eastAsia"/>
        </w:rPr>
        <w:t>联通家庭卫士</w:t>
      </w:r>
      <w:r>
        <w:rPr>
          <w:rFonts w:hint="cs"/>
        </w:rPr>
        <w:t>•</w:t>
      </w:r>
      <w:r>
        <w:rPr>
          <w:rFonts w:hint="eastAsia"/>
        </w:rPr>
        <w:t>亲子守护业务平台主要基于管道侧处置能力、恶意地址检测能力、APP识别能力等，将多种优势能力进行扩展。同时结合自身大数据、安全监测技术储备，建设了亲子守护平台，通过划分软件层级结构，层级结构相对独立，每层之间通过接口可灵活调用。</w:t>
      </w:r>
    </w:p>
    <w:p>
      <w:pPr>
        <w:ind w:firstLine="640"/>
        <w:rPr>
          <w:rFonts w:hint="eastAsia"/>
        </w:rPr>
      </w:pPr>
      <w:r>
        <w:rPr>
          <w:rFonts w:hint="eastAsia"/>
        </w:rPr>
        <w:t>系统全国架构主要采用了中心平台+分布式结构，省系统架构采用了大数据DMP（EverData）、统一特征库、安全资源库、数据采集及EverSmart平台等，系统层级结构如下图所示：</w:t>
      </w:r>
    </w:p>
    <w:p>
      <w:pPr>
        <w:spacing w:line="240" w:lineRule="auto"/>
        <w:ind w:firstLine="0" w:firstLineChars="0"/>
        <w:jc w:val="center"/>
        <w:rPr>
          <w:rFonts w:hint="eastAsia"/>
        </w:rPr>
      </w:pPr>
      <w:r>
        <w:drawing>
          <wp:inline distT="0" distB="0" distL="0" distR="0">
            <wp:extent cx="5276850" cy="27527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6850" cy="2752725"/>
                    </a:xfrm>
                    <a:prstGeom prst="rect">
                      <a:avLst/>
                    </a:prstGeom>
                    <a:noFill/>
                    <a:ln>
                      <a:noFill/>
                    </a:ln>
                  </pic:spPr>
                </pic:pic>
              </a:graphicData>
            </a:graphic>
          </wp:inline>
        </w:drawing>
      </w:r>
    </w:p>
    <w:p>
      <w:pPr>
        <w:ind w:firstLine="640"/>
      </w:pPr>
    </w:p>
    <w:p>
      <w:pPr>
        <w:pStyle w:val="3"/>
        <w:rPr>
          <w:highlight w:val="yellow"/>
          <w:rPrChange w:id="0" w:author="Song" w:date="2019-04-11T15:41:05Z">
            <w:rPr/>
          </w:rPrChange>
        </w:rPr>
      </w:pPr>
      <w:bookmarkStart w:id="4" w:name="_Toc529524256"/>
      <w:r>
        <w:rPr>
          <w:rFonts w:hint="eastAsia"/>
          <w:highlight w:val="yellow"/>
          <w:rPrChange w:id="1" w:author="Song" w:date="2019-04-11T15:41:05Z">
            <w:rPr>
              <w:rFonts w:hint="eastAsia"/>
            </w:rPr>
          </w:rPrChange>
        </w:rPr>
        <w:t>（预期）用户规模及市场发展情况</w:t>
      </w:r>
      <w:bookmarkEnd w:id="4"/>
    </w:p>
    <w:p>
      <w:pPr>
        <w:ind w:firstLine="640"/>
        <w:rPr>
          <w:color w:val="FF0000"/>
        </w:rPr>
      </w:pPr>
      <w:r>
        <w:rPr>
          <w:rFonts w:hint="eastAsia"/>
          <w:color w:val="FF0000"/>
        </w:rPr>
        <w:t>目前</w:t>
      </w:r>
      <w:r>
        <w:rPr>
          <w:rFonts w:hint="eastAsia"/>
        </w:rPr>
        <w:t>联通家庭卫士</w:t>
      </w:r>
      <w:r>
        <w:rPr>
          <w:rFonts w:hint="cs"/>
        </w:rPr>
        <w:t>•</w:t>
      </w:r>
      <w:r>
        <w:rPr>
          <w:rFonts w:hint="eastAsia"/>
        </w:rPr>
        <w:t>亲子守护</w:t>
      </w:r>
      <w:r>
        <w:rPr>
          <w:rFonts w:hint="eastAsia"/>
          <w:color w:val="FF0000"/>
        </w:rPr>
        <w:t>业务尚处于试运营时期，已绑定注册联通用户为XX，日活跃用户数量为XX，预期用户规模在10万至100万左右，用户主要为学生家长。</w:t>
      </w:r>
    </w:p>
    <w:p>
      <w:pPr>
        <w:ind w:firstLine="0" w:firstLineChars="0"/>
        <w:sectPr>
          <w:footerReference r:id="rId11" w:type="default"/>
          <w:pgSz w:w="11906" w:h="16838"/>
          <w:pgMar w:top="1440" w:right="1800" w:bottom="1440" w:left="1287" w:header="851" w:footer="992" w:gutter="0"/>
          <w:pgNumType w:start="1"/>
          <w:cols w:space="425" w:num="1"/>
          <w:docGrid w:type="linesAndChars" w:linePitch="312" w:charSpace="0"/>
        </w:sectPr>
      </w:pPr>
    </w:p>
    <w:p>
      <w:pPr>
        <w:pStyle w:val="2"/>
      </w:pPr>
      <w:bookmarkStart w:id="5" w:name="_Toc529524257"/>
      <w:r>
        <w:rPr>
          <w:rFonts w:hint="eastAsia"/>
        </w:rPr>
        <w:t>安全评估情况</w:t>
      </w:r>
      <w:bookmarkEnd w:id="5"/>
    </w:p>
    <w:p>
      <w:pPr>
        <w:pStyle w:val="3"/>
      </w:pPr>
      <w:bookmarkStart w:id="6" w:name="_Toc529524258"/>
      <w:r>
        <w:rPr>
          <w:rFonts w:hint="eastAsia"/>
        </w:rPr>
        <w:t>安全评估情况概述</w:t>
      </w:r>
      <w:bookmarkEnd w:id="6"/>
    </w:p>
    <w:p>
      <w:pPr>
        <w:pStyle w:val="4"/>
        <w:ind w:firstLine="643"/>
      </w:pPr>
      <w:bookmarkStart w:id="7" w:name="_Toc529524259"/>
      <w:r>
        <w:rPr>
          <w:rFonts w:hint="eastAsia"/>
        </w:rPr>
        <w:t>总体情况</w:t>
      </w:r>
      <w:bookmarkEnd w:id="7"/>
    </w:p>
    <w:p>
      <w:pPr>
        <w:ind w:firstLine="640"/>
      </w:pPr>
      <w:r>
        <w:rPr>
          <w:rFonts w:hint="eastAsia"/>
        </w:rPr>
        <w:t>201</w:t>
      </w:r>
      <w:del w:id="2" w:author="Song" w:date="2019-04-11T15:41:13Z">
        <w:r>
          <w:rPr>
            <w:rFonts w:hint="eastAsia"/>
            <w:lang w:val="en-US"/>
          </w:rPr>
          <w:delText>8</w:delText>
        </w:r>
      </w:del>
      <w:ins w:id="3" w:author="Song" w:date="2019-04-11T15:41:13Z">
        <w:r>
          <w:rPr>
            <w:rFonts w:hint="eastAsia"/>
            <w:lang w:val="en-US" w:eastAsia="zh-CN"/>
          </w:rPr>
          <w:t>9</w:t>
        </w:r>
      </w:ins>
      <w:r>
        <w:rPr>
          <w:rFonts w:hint="eastAsia"/>
        </w:rPr>
        <w:t>年</w:t>
      </w:r>
      <w:ins w:id="4" w:author="Song" w:date="2019-04-11T15:41:15Z">
        <w:r>
          <w:rPr>
            <w:rFonts w:hint="eastAsia"/>
            <w:lang w:val="en-US" w:eastAsia="zh-CN"/>
          </w:rPr>
          <w:t>4</w:t>
        </w:r>
      </w:ins>
      <w:del w:id="5" w:author="Song" w:date="2019-04-11T15:41:14Z">
        <w:r>
          <w:rPr>
            <w:rFonts w:hint="eastAsia"/>
          </w:rPr>
          <w:delText>10</w:delText>
        </w:r>
      </w:del>
      <w:r>
        <w:rPr>
          <w:rFonts w:hint="eastAsia"/>
        </w:rPr>
        <w:t>月9日，国家计算机网络与信息安全管理中心对对联通在线信息科技有限公司（以下简称联通在线）“联通家庭卫士</w:t>
      </w:r>
      <w:r>
        <w:rPr>
          <w:rFonts w:hint="cs"/>
        </w:rPr>
        <w:t>•</w:t>
      </w:r>
      <w:r>
        <w:rPr>
          <w:rFonts w:hint="eastAsia"/>
        </w:rPr>
        <w:t>亲子守护”业务开展了新技术新业务信息安全现场评估。</w:t>
      </w:r>
    </w:p>
    <w:p>
      <w:pPr>
        <w:ind w:firstLine="640"/>
      </w:pPr>
      <w:r>
        <w:rPr>
          <w:rFonts w:hint="eastAsia"/>
        </w:rPr>
        <w:t>评估主要内容包括管理体系评估、业务风险评估和信息安全保障能力评估三个部分。评估方法包括人员访谈、制度文档核实、业务功能验证、内容安全测试、数据安全检测、漏洞扫描、渗透测试等。</w:t>
      </w:r>
    </w:p>
    <w:p>
      <w:pPr>
        <w:ind w:firstLine="640"/>
      </w:pPr>
      <w:r>
        <w:rPr>
          <w:rFonts w:hint="eastAsia"/>
        </w:rPr>
        <w:t>本报告主要给出联通家庭卫士</w:t>
      </w:r>
      <w:r>
        <w:rPr>
          <w:rFonts w:hint="cs"/>
        </w:rPr>
        <w:t>•</w:t>
      </w:r>
      <w:r>
        <w:rPr>
          <w:rFonts w:hint="eastAsia"/>
        </w:rPr>
        <w:t>亲子守护业务的信息安全评估情况。</w:t>
      </w:r>
    </w:p>
    <w:p>
      <w:pPr>
        <w:pStyle w:val="4"/>
        <w:ind w:firstLine="643"/>
      </w:pPr>
      <w:bookmarkStart w:id="8" w:name="_Toc529524260"/>
      <w:r>
        <w:rPr>
          <w:rFonts w:hint="eastAsia"/>
        </w:rPr>
        <w:t>评估目的</w:t>
      </w:r>
      <w:bookmarkEnd w:id="8"/>
    </w:p>
    <w:p>
      <w:pPr>
        <w:ind w:firstLine="640"/>
      </w:pPr>
      <w:r>
        <w:rPr>
          <w:rFonts w:hint="eastAsia"/>
        </w:rPr>
        <w:t>为进一步提升联通在线公司新技术新业务的信息安全防护和处置能力，依据新技术新业务信息安全评估相关政策文件，结合通信安全分级保护、风险评估的基本方法和标准，发现并找出新技术新业务相关的管理制度、业务流程、网络系统、服务器以及应用系统等方面存在的安全漏洞和隐患。目的是为企业健全互联网新技术新业务管理制度、完善业务流程、提早启动保障措施、加固系统和网络漏洞提供参考和依据，进而提高业务系统的安全防护水平，为业务的发展创造安全可靠的环境。</w:t>
      </w:r>
    </w:p>
    <w:p>
      <w:pPr>
        <w:pStyle w:val="4"/>
        <w:ind w:firstLine="643"/>
      </w:pPr>
      <w:bookmarkStart w:id="9" w:name="_Toc529524261"/>
      <w:r>
        <w:rPr>
          <w:rFonts w:hint="eastAsia"/>
        </w:rPr>
        <w:t>评估内容</w:t>
      </w:r>
      <w:bookmarkEnd w:id="9"/>
    </w:p>
    <w:p>
      <w:pPr>
        <w:ind w:firstLine="640"/>
      </w:pPr>
      <w:r>
        <w:rPr>
          <w:rFonts w:hint="eastAsia"/>
        </w:rPr>
        <w:t>新技术新业务安全评估工作主要涉及管理、业务和信息安全保障等方面的安全因素。管理方面，主要采用访谈调研、相关文件查阅的方式，查找管理方面存在的漏洞；业务方面，主要采用人员访谈、功能演示、业务试用、流程梳理等方式，查找业务方面存在的漏洞或隐患；信息安全保障能力方面，主要通过内容测试、漏洞扫描、渗透测试等手段，查验现有信息安全技术保障措施是否满足基本要求。各方面的评估重点如下：</w:t>
      </w:r>
    </w:p>
    <w:p>
      <w:pPr>
        <w:ind w:firstLine="640"/>
      </w:pPr>
      <w:r>
        <w:rPr>
          <w:rFonts w:hint="eastAsia"/>
        </w:rPr>
        <w:t>（1）管理体系方面：重点评估新技术新业务的信息安全管理体系和业务安全管理措施是否满足电信管理机构的安全管理要求，具体包括机构设置、管理制度、信息安全相关要求和技术标准以及具体执行情况。</w:t>
      </w:r>
    </w:p>
    <w:p>
      <w:pPr>
        <w:ind w:firstLine="640"/>
      </w:pPr>
      <w:r>
        <w:rPr>
          <w:rFonts w:hint="eastAsia"/>
        </w:rPr>
        <w:t>（2）业务风险方面：评估新技术新业务的完整业务流程，结合业务功能属性及技术实现，包括内容发布审核、业务边界安全、权限管理、用户信息保护等，评估系统潜在的信息安全风险。</w:t>
      </w:r>
    </w:p>
    <w:p>
      <w:pPr>
        <w:ind w:firstLine="640"/>
      </w:pPr>
      <w:r>
        <w:rPr>
          <w:rFonts w:hint="eastAsia"/>
        </w:rPr>
        <w:t>（3）信息安全保障能力方面：评估现有的安全管理措施、技术手段等信息安全保障能力是否能够有效控制业务信息安全风险。开展内容过滤机制测试；对业务系统、操作系统、网络设备进行安全检测；通过渗透测试查看系统安全防护情况等；</w:t>
      </w:r>
    </w:p>
    <w:p>
      <w:pPr>
        <w:ind w:firstLine="640"/>
      </w:pPr>
      <w:r>
        <w:rPr>
          <w:rFonts w:hint="eastAsia"/>
        </w:rPr>
        <w:t>（4）其他：评估新技术新业务相关系统的安全性。</w:t>
      </w:r>
    </w:p>
    <w:p>
      <w:pPr>
        <w:pStyle w:val="4"/>
        <w:ind w:firstLine="643"/>
      </w:pPr>
      <w:bookmarkStart w:id="10" w:name="_Toc529524262"/>
      <w:r>
        <w:rPr>
          <w:rFonts w:hint="eastAsia"/>
        </w:rPr>
        <w:t>评估依据</w:t>
      </w:r>
      <w:bookmarkEnd w:id="10"/>
    </w:p>
    <w:p>
      <w:pPr>
        <w:ind w:firstLine="643"/>
        <w:rPr>
          <w:rFonts w:ascii="仿宋" w:hAnsi="仿宋" w:eastAsia="仿宋"/>
          <w:b/>
        </w:rPr>
      </w:pPr>
      <w:r>
        <w:rPr>
          <w:rFonts w:hint="eastAsia" w:ascii="仿宋" w:hAnsi="仿宋" w:eastAsia="仿宋"/>
          <w:b/>
        </w:rPr>
        <w:t>（</w:t>
      </w:r>
      <w:r>
        <w:rPr>
          <w:rFonts w:ascii="仿宋" w:hAnsi="仿宋" w:eastAsia="仿宋" w:cs="Times New Roman"/>
          <w:b/>
        </w:rPr>
        <w:t>1</w:t>
      </w:r>
      <w:r>
        <w:rPr>
          <w:rFonts w:hint="eastAsia" w:ascii="仿宋" w:hAnsi="仿宋" w:eastAsia="仿宋"/>
          <w:b/>
        </w:rPr>
        <w:t>）政策法规依据</w:t>
      </w:r>
    </w:p>
    <w:p>
      <w:pPr>
        <w:ind w:firstLine="640"/>
      </w:pPr>
      <w:r>
        <w:rPr>
          <w:rFonts w:hint="eastAsia"/>
        </w:rPr>
        <w:t>《网络安全法》</w:t>
      </w:r>
    </w:p>
    <w:p>
      <w:pPr>
        <w:ind w:firstLine="640"/>
      </w:pPr>
      <w:r>
        <w:rPr>
          <w:rFonts w:hint="eastAsia"/>
        </w:rPr>
        <w:t>《基础电信企业信息安全责任管理办法（试行）》</w:t>
      </w:r>
    </w:p>
    <w:p>
      <w:pPr>
        <w:ind w:firstLine="640"/>
      </w:pPr>
      <w:r>
        <w:rPr>
          <w:rFonts w:hint="eastAsia"/>
        </w:rPr>
        <w:t>《互联网新技术新业务信息安全评估管理办法（试行）》</w:t>
      </w:r>
    </w:p>
    <w:p>
      <w:pPr>
        <w:ind w:firstLine="640"/>
      </w:pPr>
      <w:r>
        <w:rPr>
          <w:rFonts w:hint="eastAsia"/>
        </w:rPr>
        <w:t>《关于开展基础电信企业网络与信息安全责任考核有关工作指导》</w:t>
      </w:r>
    </w:p>
    <w:p>
      <w:pPr>
        <w:ind w:firstLine="640"/>
      </w:pPr>
      <w:r>
        <w:rPr>
          <w:rFonts w:hint="eastAsia"/>
        </w:rPr>
        <w:t>《互联网用户账号名称管理规定》</w:t>
      </w:r>
    </w:p>
    <w:p>
      <w:pPr>
        <w:ind w:firstLine="643"/>
        <w:rPr>
          <w:rFonts w:ascii="仿宋" w:hAnsi="仿宋" w:eastAsia="仿宋"/>
          <w:b/>
        </w:rPr>
      </w:pPr>
      <w:r>
        <w:rPr>
          <w:rFonts w:hint="eastAsia" w:ascii="仿宋" w:hAnsi="仿宋" w:eastAsia="仿宋"/>
          <w:b/>
        </w:rPr>
        <w:t>（</w:t>
      </w:r>
      <w:r>
        <w:rPr>
          <w:rFonts w:hint="eastAsia"/>
          <w:b/>
        </w:rPr>
        <w:t>2</w:t>
      </w:r>
      <w:r>
        <w:rPr>
          <w:rFonts w:hint="eastAsia" w:ascii="仿宋" w:hAnsi="仿宋" w:eastAsia="仿宋"/>
          <w:b/>
        </w:rPr>
        <w:t>）安全标准</w:t>
      </w:r>
    </w:p>
    <w:p>
      <w:pPr>
        <w:ind w:firstLine="640"/>
      </w:pPr>
      <w:r>
        <w:rPr>
          <w:rFonts w:hint="eastAsia"/>
        </w:rPr>
        <w:t>《互联网新技术新业务安全评估指南》</w:t>
      </w:r>
    </w:p>
    <w:p>
      <w:pPr>
        <w:ind w:firstLine="640"/>
      </w:pPr>
      <w:r>
        <w:rPr>
          <w:rFonts w:hint="eastAsia"/>
        </w:rPr>
        <w:t>《电信网和互联网安全防护管理指南》</w:t>
      </w:r>
    </w:p>
    <w:p>
      <w:pPr>
        <w:ind w:firstLine="640"/>
      </w:pPr>
      <w:r>
        <w:rPr>
          <w:rFonts w:hint="eastAsia"/>
        </w:rPr>
        <w:t>《电信网和互联网安全风险评估实施指南》</w:t>
      </w:r>
    </w:p>
    <w:p>
      <w:pPr>
        <w:ind w:firstLine="640"/>
      </w:pPr>
      <w:r>
        <w:rPr>
          <w:rFonts w:hint="eastAsia"/>
        </w:rPr>
        <w:t>《电信网和互联网灾难备份及恢复实施指南》</w:t>
      </w:r>
    </w:p>
    <w:p>
      <w:pPr>
        <w:ind w:firstLine="640"/>
      </w:pPr>
      <w:r>
        <w:rPr>
          <w:rFonts w:hint="eastAsia"/>
        </w:rPr>
        <w:t>《电信网和互联网物理环境安全等级保护要求》</w:t>
      </w:r>
    </w:p>
    <w:p>
      <w:pPr>
        <w:ind w:firstLine="640"/>
      </w:pPr>
      <w:r>
        <w:rPr>
          <w:rFonts w:hint="eastAsia"/>
        </w:rPr>
        <w:t>《电信网和互联网物理环境安全等级保护检测要求》</w:t>
      </w:r>
    </w:p>
    <w:p>
      <w:pPr>
        <w:ind w:firstLine="640"/>
      </w:pPr>
      <w:r>
        <w:rPr>
          <w:rFonts w:hint="eastAsia"/>
        </w:rPr>
        <w:t>《电信网和互联网管理安全等级保护要求》</w:t>
      </w:r>
    </w:p>
    <w:p>
      <w:pPr>
        <w:ind w:firstLine="640"/>
      </w:pPr>
      <w:r>
        <w:rPr>
          <w:rFonts w:hint="eastAsia"/>
        </w:rPr>
        <w:t>《电信网和互联网管理安全等级保护检测要求》</w:t>
      </w:r>
    </w:p>
    <w:p>
      <w:pPr>
        <w:ind w:firstLine="640"/>
      </w:pPr>
      <w:r>
        <w:rPr>
          <w:rFonts w:hint="eastAsia"/>
        </w:rPr>
        <w:t>《2018年省级基础电信企业网络与信息安全工作考核要点与评分标准》</w:t>
      </w:r>
    </w:p>
    <w:p>
      <w:pPr>
        <w:pStyle w:val="4"/>
        <w:ind w:firstLine="643"/>
      </w:pPr>
      <w:bookmarkStart w:id="11" w:name="_Toc529524263"/>
      <w:r>
        <w:rPr>
          <w:rFonts w:hint="eastAsia"/>
        </w:rPr>
        <w:t>评估方式</w:t>
      </w:r>
      <w:bookmarkEnd w:id="11"/>
    </w:p>
    <w:p>
      <w:pPr>
        <w:ind w:firstLine="640"/>
      </w:pPr>
      <w:r>
        <w:rPr>
          <w:rFonts w:hint="eastAsia"/>
        </w:rPr>
        <w:t>本次信息安全评估的主要方式包括人员访谈、文档材料核查、业务功能验证、内容安全测试和安全测评等。</w:t>
      </w:r>
    </w:p>
    <w:p>
      <w:pPr>
        <w:ind w:firstLine="640"/>
      </w:pPr>
      <w:r>
        <w:rPr>
          <w:rFonts w:hint="eastAsia"/>
        </w:rPr>
        <w:t>人员访谈主要是通过对网络与信息安全管理人员、特定业务管理人员、技术维护人员进行访谈获取企业信息安全管理、业务应用及平台安全、安全保障措施等方面的现状。</w:t>
      </w:r>
    </w:p>
    <w:p>
      <w:pPr>
        <w:ind w:firstLine="640"/>
      </w:pPr>
      <w:r>
        <w:rPr>
          <w:rFonts w:hint="eastAsia"/>
        </w:rPr>
        <w:t>文档材料核查主要是指对企业信息安全、业务安全等相关制度的制定情况进行核实。</w:t>
      </w:r>
    </w:p>
    <w:p>
      <w:pPr>
        <w:ind w:firstLine="640"/>
      </w:pPr>
      <w:r>
        <w:rPr>
          <w:rFonts w:hint="eastAsia"/>
        </w:rPr>
        <w:t>业务功能验证通过检查业务功能和流程，对业务应用和系统平台潜在的安全风险做出研判。</w:t>
      </w:r>
    </w:p>
    <w:p>
      <w:pPr>
        <w:ind w:firstLine="640"/>
      </w:pPr>
      <w:r>
        <w:rPr>
          <w:rFonts w:hint="eastAsia"/>
        </w:rPr>
        <w:t>内容安全测试主要用于评估企业内容安全相关的保障能力，包括违法及不良信息样本的识别检测、传播扩散控制等方面。</w:t>
      </w:r>
    </w:p>
    <w:p>
      <w:pPr>
        <w:ind w:firstLine="640"/>
      </w:pPr>
      <w:r>
        <w:rPr>
          <w:rFonts w:hint="eastAsia"/>
        </w:rPr>
        <w:t>安全测评主要针对业务平台安全和数据安全，涉及漏洞分析、渗透测试等技术手段。</w:t>
      </w:r>
    </w:p>
    <w:p>
      <w:pPr>
        <w:pStyle w:val="3"/>
      </w:pPr>
      <w:bookmarkStart w:id="12" w:name="_Toc529524264"/>
      <w:r>
        <w:rPr>
          <w:rFonts w:hint="eastAsia"/>
        </w:rPr>
        <w:t>评估人员组成</w:t>
      </w:r>
      <w:bookmarkEnd w:id="12"/>
    </w:p>
    <w:tbl>
      <w:tblPr>
        <w:tblStyle w:val="17"/>
        <w:tblW w:w="8707" w:type="dxa"/>
        <w:jc w:val="center"/>
        <w:tblInd w:w="0"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93"/>
        <w:gridCol w:w="4070"/>
        <w:gridCol w:w="2744"/>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93" w:type="dxa"/>
            <w:tcBorders>
              <w:bottom w:val="single" w:color="000000" w:sz="6" w:space="0"/>
              <w:right w:val="single" w:color="000000" w:sz="6" w:space="0"/>
            </w:tcBorders>
            <w:shd w:val="clear" w:color="auto" w:fill="auto"/>
          </w:tcPr>
          <w:p>
            <w:pPr>
              <w:ind w:firstLine="643"/>
              <w:jc w:val="center"/>
              <w:rPr>
                <w:rFonts w:ascii="仿宋" w:hAnsi="仿宋" w:eastAsia="仿宋"/>
                <w:b/>
                <w:iCs/>
                <w:szCs w:val="32"/>
              </w:rPr>
            </w:pPr>
            <w:r>
              <w:rPr>
                <w:rFonts w:ascii="仿宋" w:hAnsi="仿宋" w:eastAsia="仿宋"/>
                <w:b/>
                <w:iCs/>
                <w:szCs w:val="32"/>
              </w:rPr>
              <w:t>姓名</w:t>
            </w:r>
          </w:p>
        </w:tc>
        <w:tc>
          <w:tcPr>
            <w:tcW w:w="4070" w:type="dxa"/>
            <w:tcBorders>
              <w:bottom w:val="single" w:color="000000" w:sz="6" w:space="0"/>
            </w:tcBorders>
            <w:shd w:val="clear" w:color="auto" w:fill="auto"/>
          </w:tcPr>
          <w:p>
            <w:pPr>
              <w:ind w:firstLine="643"/>
              <w:jc w:val="center"/>
              <w:rPr>
                <w:rFonts w:ascii="仿宋" w:hAnsi="仿宋" w:eastAsia="仿宋"/>
                <w:b/>
                <w:iCs/>
                <w:szCs w:val="32"/>
              </w:rPr>
            </w:pPr>
            <w:r>
              <w:rPr>
                <w:rFonts w:ascii="仿宋" w:hAnsi="仿宋" w:eastAsia="仿宋"/>
                <w:b/>
                <w:iCs/>
                <w:szCs w:val="32"/>
              </w:rPr>
              <w:t>职称/职务</w:t>
            </w:r>
          </w:p>
        </w:tc>
        <w:tc>
          <w:tcPr>
            <w:tcW w:w="2744" w:type="dxa"/>
            <w:tcBorders>
              <w:bottom w:val="single" w:color="000000" w:sz="6" w:space="0"/>
            </w:tcBorders>
            <w:shd w:val="clear" w:color="auto" w:fill="auto"/>
          </w:tcPr>
          <w:p>
            <w:pPr>
              <w:tabs>
                <w:tab w:val="left" w:pos="855"/>
                <w:tab w:val="center" w:pos="1869"/>
              </w:tabs>
              <w:ind w:firstLine="643"/>
              <w:jc w:val="center"/>
              <w:rPr>
                <w:rFonts w:ascii="仿宋" w:hAnsi="仿宋" w:eastAsia="仿宋"/>
                <w:b/>
                <w:iCs/>
                <w:szCs w:val="32"/>
              </w:rPr>
            </w:pPr>
            <w:r>
              <w:rPr>
                <w:rFonts w:ascii="仿宋" w:hAnsi="仿宋" w:eastAsia="仿宋"/>
                <w:b/>
                <w:iCs/>
                <w:szCs w:val="32"/>
              </w:rPr>
              <w:t>职责</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6" w:hRule="atLeast"/>
          <w:jc w:val="center"/>
        </w:trPr>
        <w:tc>
          <w:tcPr>
            <w:tcW w:w="1893" w:type="dxa"/>
            <w:tcBorders>
              <w:right w:val="single" w:color="000000" w:sz="6" w:space="0"/>
            </w:tcBorders>
            <w:shd w:val="clear" w:color="auto" w:fill="auto"/>
          </w:tcPr>
          <w:p>
            <w:pPr>
              <w:ind w:firstLine="640"/>
              <w:jc w:val="center"/>
              <w:rPr>
                <w:szCs w:val="32"/>
              </w:rPr>
            </w:pPr>
            <w:r>
              <w:rPr>
                <w:rFonts w:hint="eastAsia"/>
                <w:szCs w:val="32"/>
              </w:rPr>
              <w:t>李鹏霄</w:t>
            </w:r>
          </w:p>
        </w:tc>
        <w:tc>
          <w:tcPr>
            <w:tcW w:w="4070" w:type="dxa"/>
            <w:shd w:val="clear" w:color="auto" w:fill="auto"/>
          </w:tcPr>
          <w:p>
            <w:pPr>
              <w:ind w:firstLine="640"/>
              <w:jc w:val="center"/>
              <w:rPr>
                <w:szCs w:val="32"/>
              </w:rPr>
            </w:pPr>
            <w:r>
              <w:rPr>
                <w:rFonts w:hint="eastAsia"/>
                <w:szCs w:val="32"/>
              </w:rPr>
              <w:t>高级</w:t>
            </w:r>
            <w:r>
              <w:rPr>
                <w:szCs w:val="32"/>
              </w:rPr>
              <w:t>工程师</w:t>
            </w:r>
          </w:p>
        </w:tc>
        <w:tc>
          <w:tcPr>
            <w:tcW w:w="2744" w:type="dxa"/>
            <w:shd w:val="clear" w:color="auto" w:fill="auto"/>
          </w:tcPr>
          <w:p>
            <w:pPr>
              <w:ind w:firstLine="640"/>
              <w:jc w:val="center"/>
              <w:rPr>
                <w:szCs w:val="32"/>
              </w:rPr>
            </w:pPr>
            <w:r>
              <w:rPr>
                <w:szCs w:val="32"/>
              </w:rPr>
              <w:t>评估组长</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6" w:hRule="atLeast"/>
          <w:jc w:val="center"/>
        </w:trPr>
        <w:tc>
          <w:tcPr>
            <w:tcW w:w="1893" w:type="dxa"/>
            <w:tcBorders>
              <w:right w:val="single" w:color="000000" w:sz="6" w:space="0"/>
            </w:tcBorders>
            <w:shd w:val="clear" w:color="auto" w:fill="auto"/>
          </w:tcPr>
          <w:p>
            <w:pPr>
              <w:ind w:firstLine="640"/>
              <w:jc w:val="center"/>
              <w:rPr>
                <w:szCs w:val="32"/>
              </w:rPr>
            </w:pPr>
            <w:r>
              <w:rPr>
                <w:rFonts w:hint="eastAsia"/>
                <w:szCs w:val="32"/>
              </w:rPr>
              <w:t>王  磊</w:t>
            </w:r>
          </w:p>
        </w:tc>
        <w:tc>
          <w:tcPr>
            <w:tcW w:w="4070" w:type="dxa"/>
            <w:shd w:val="clear" w:color="auto" w:fill="auto"/>
          </w:tcPr>
          <w:p>
            <w:pPr>
              <w:ind w:firstLine="640"/>
              <w:jc w:val="center"/>
              <w:rPr>
                <w:szCs w:val="32"/>
              </w:rPr>
            </w:pPr>
            <w:r>
              <w:rPr>
                <w:rFonts w:hint="eastAsia"/>
                <w:szCs w:val="32"/>
              </w:rPr>
              <w:t>工程师</w:t>
            </w:r>
          </w:p>
        </w:tc>
        <w:tc>
          <w:tcPr>
            <w:tcW w:w="2744" w:type="dxa"/>
            <w:shd w:val="clear" w:color="auto" w:fill="auto"/>
          </w:tcPr>
          <w:p>
            <w:pPr>
              <w:ind w:firstLine="640"/>
              <w:jc w:val="center"/>
              <w:rPr>
                <w:szCs w:val="32"/>
              </w:rPr>
            </w:pPr>
            <w:r>
              <w:rPr>
                <w:rFonts w:hint="eastAsia"/>
                <w:szCs w:val="32"/>
              </w:rPr>
              <w:t>评估测试</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6" w:hRule="atLeast"/>
          <w:jc w:val="center"/>
        </w:trPr>
        <w:tc>
          <w:tcPr>
            <w:tcW w:w="1893" w:type="dxa"/>
            <w:tcBorders>
              <w:right w:val="single" w:color="000000" w:sz="6" w:space="0"/>
            </w:tcBorders>
            <w:shd w:val="clear" w:color="auto" w:fill="auto"/>
          </w:tcPr>
          <w:p>
            <w:pPr>
              <w:ind w:firstLine="640"/>
              <w:jc w:val="center"/>
              <w:rPr>
                <w:rFonts w:hint="eastAsia"/>
                <w:szCs w:val="32"/>
              </w:rPr>
            </w:pPr>
            <w:r>
              <w:rPr>
                <w:rFonts w:hint="eastAsia"/>
                <w:szCs w:val="32"/>
              </w:rPr>
              <w:t>王  祥</w:t>
            </w:r>
          </w:p>
        </w:tc>
        <w:tc>
          <w:tcPr>
            <w:tcW w:w="4070" w:type="dxa"/>
            <w:shd w:val="clear" w:color="auto" w:fill="auto"/>
          </w:tcPr>
          <w:p>
            <w:pPr>
              <w:ind w:firstLine="640"/>
              <w:jc w:val="center"/>
              <w:rPr>
                <w:rFonts w:hint="eastAsia"/>
                <w:szCs w:val="32"/>
              </w:rPr>
            </w:pPr>
            <w:r>
              <w:rPr>
                <w:rFonts w:hint="eastAsia"/>
                <w:szCs w:val="32"/>
              </w:rPr>
              <w:t>工程师</w:t>
            </w:r>
          </w:p>
        </w:tc>
        <w:tc>
          <w:tcPr>
            <w:tcW w:w="2744" w:type="dxa"/>
            <w:shd w:val="clear" w:color="auto" w:fill="auto"/>
          </w:tcPr>
          <w:p>
            <w:pPr>
              <w:ind w:firstLine="640"/>
              <w:jc w:val="center"/>
              <w:rPr>
                <w:rFonts w:hint="eastAsia"/>
                <w:szCs w:val="32"/>
              </w:rPr>
            </w:pPr>
            <w:r>
              <w:rPr>
                <w:rFonts w:hint="eastAsia"/>
                <w:szCs w:val="32"/>
              </w:rPr>
              <w:t>评估测试</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6" w:hRule="atLeast"/>
          <w:jc w:val="center"/>
        </w:trPr>
        <w:tc>
          <w:tcPr>
            <w:tcW w:w="1893" w:type="dxa"/>
            <w:tcBorders>
              <w:right w:val="single" w:color="000000" w:sz="6" w:space="0"/>
            </w:tcBorders>
            <w:shd w:val="clear" w:color="auto" w:fill="auto"/>
          </w:tcPr>
          <w:p>
            <w:pPr>
              <w:ind w:firstLine="640"/>
              <w:jc w:val="center"/>
              <w:rPr>
                <w:szCs w:val="32"/>
              </w:rPr>
            </w:pPr>
            <w:r>
              <w:rPr>
                <w:rFonts w:hint="eastAsia"/>
                <w:szCs w:val="32"/>
              </w:rPr>
              <w:t>段运强</w:t>
            </w:r>
          </w:p>
        </w:tc>
        <w:tc>
          <w:tcPr>
            <w:tcW w:w="4070" w:type="dxa"/>
            <w:shd w:val="clear" w:color="auto" w:fill="auto"/>
          </w:tcPr>
          <w:p>
            <w:pPr>
              <w:ind w:firstLine="640"/>
              <w:jc w:val="center"/>
              <w:rPr>
                <w:szCs w:val="32"/>
              </w:rPr>
            </w:pPr>
            <w:r>
              <w:rPr>
                <w:rFonts w:hint="eastAsia"/>
                <w:szCs w:val="32"/>
              </w:rPr>
              <w:t>工程师</w:t>
            </w:r>
          </w:p>
        </w:tc>
        <w:tc>
          <w:tcPr>
            <w:tcW w:w="2744" w:type="dxa"/>
            <w:shd w:val="clear" w:color="auto" w:fill="auto"/>
          </w:tcPr>
          <w:p>
            <w:pPr>
              <w:ind w:firstLine="640"/>
              <w:jc w:val="center"/>
              <w:rPr>
                <w:szCs w:val="32"/>
              </w:rPr>
            </w:pPr>
            <w:r>
              <w:rPr>
                <w:rFonts w:hint="eastAsia"/>
                <w:szCs w:val="32"/>
              </w:rPr>
              <w:t>评估测试</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6" w:hRule="atLeast"/>
          <w:jc w:val="center"/>
        </w:trPr>
        <w:tc>
          <w:tcPr>
            <w:tcW w:w="1893" w:type="dxa"/>
            <w:tcBorders>
              <w:right w:val="single" w:color="000000" w:sz="6" w:space="0"/>
            </w:tcBorders>
            <w:shd w:val="clear" w:color="auto" w:fill="auto"/>
          </w:tcPr>
          <w:p>
            <w:pPr>
              <w:ind w:firstLine="640"/>
              <w:jc w:val="center"/>
              <w:rPr>
                <w:rFonts w:hint="eastAsia"/>
                <w:szCs w:val="32"/>
              </w:rPr>
            </w:pPr>
            <w:r>
              <w:rPr>
                <w:rFonts w:hint="eastAsia"/>
                <w:szCs w:val="32"/>
              </w:rPr>
              <w:t>王  鑫</w:t>
            </w:r>
          </w:p>
        </w:tc>
        <w:tc>
          <w:tcPr>
            <w:tcW w:w="4070" w:type="dxa"/>
            <w:shd w:val="clear" w:color="auto" w:fill="auto"/>
          </w:tcPr>
          <w:p>
            <w:pPr>
              <w:ind w:firstLine="640"/>
              <w:jc w:val="center"/>
              <w:rPr>
                <w:rFonts w:hint="eastAsia"/>
                <w:szCs w:val="32"/>
              </w:rPr>
            </w:pPr>
            <w:r>
              <w:rPr>
                <w:rFonts w:hint="eastAsia"/>
                <w:szCs w:val="32"/>
              </w:rPr>
              <w:t>工程师</w:t>
            </w:r>
          </w:p>
        </w:tc>
        <w:tc>
          <w:tcPr>
            <w:tcW w:w="2744" w:type="dxa"/>
            <w:shd w:val="clear" w:color="auto" w:fill="auto"/>
          </w:tcPr>
          <w:p>
            <w:pPr>
              <w:ind w:firstLine="640"/>
              <w:jc w:val="center"/>
              <w:rPr>
                <w:rFonts w:hint="eastAsia"/>
                <w:szCs w:val="32"/>
              </w:rPr>
            </w:pPr>
            <w:r>
              <w:rPr>
                <w:rFonts w:hint="eastAsia"/>
                <w:szCs w:val="32"/>
              </w:rPr>
              <w:t>远程测试</w:t>
            </w:r>
          </w:p>
        </w:tc>
      </w:tr>
    </w:tbl>
    <w:p>
      <w:pPr>
        <w:pStyle w:val="3"/>
      </w:pPr>
      <w:bookmarkStart w:id="13" w:name="_Toc529524265"/>
      <w:r>
        <w:rPr>
          <w:rFonts w:hint="eastAsia"/>
        </w:rPr>
        <w:t>评估实施流程</w:t>
      </w:r>
      <w:bookmarkEnd w:id="13"/>
    </w:p>
    <w:p>
      <w:pPr>
        <w:ind w:firstLine="640"/>
      </w:pPr>
      <w:r>
        <w:rPr>
          <w:rFonts w:hint="eastAsia"/>
        </w:rPr>
        <w:t>评估实施流程包括评估准备、现场评估、评估总结三个阶段：</w:t>
      </w:r>
    </w:p>
    <w:p>
      <w:pPr>
        <w:ind w:firstLine="640"/>
      </w:pPr>
      <w:r>
        <w:rPr>
          <w:rFonts w:hint="eastAsia"/>
        </w:rPr>
        <w:t>（1）评估准备</w:t>
      </w:r>
    </w:p>
    <w:p>
      <w:pPr>
        <w:ind w:firstLine="640"/>
      </w:pPr>
      <w:r>
        <w:rPr>
          <w:rFonts w:hint="eastAsia"/>
        </w:rPr>
        <w:t>成立评估小组，确定小组成员，收集业务相关的管理文档、技术文档、业务市场发展情况、业务自身情况、企业现有的安全管理和保障措施等信息，充分了解业务的使用流程。并根据业务网络访问情况开展前期初步测试和预评估。根据业务情况与被评估方进行深入交流，明确评估重点。</w:t>
      </w:r>
    </w:p>
    <w:p>
      <w:pPr>
        <w:ind w:firstLine="640"/>
      </w:pPr>
      <w:r>
        <w:rPr>
          <w:rFonts w:hint="eastAsia"/>
        </w:rPr>
        <w:t>（2）现场评估</w:t>
      </w:r>
    </w:p>
    <w:p>
      <w:pPr>
        <w:ind w:firstLine="640"/>
      </w:pPr>
      <w:r>
        <w:rPr>
          <w:rFonts w:hint="eastAsia"/>
        </w:rPr>
        <w:t>现场评估包括管理制度核查、业务安全测试、内容安全测试、系统漏洞检测、设备安全检测五个方面内容。采用人员访谈、内容安全测试、网络安全扫描和渗透测试等方式对企业信息安全管理、业务和技术风险、保障能力进行综合评估。</w:t>
      </w:r>
    </w:p>
    <w:p>
      <w:pPr>
        <w:ind w:firstLine="640"/>
      </w:pPr>
      <w:r>
        <w:rPr>
          <w:rFonts w:hint="eastAsia"/>
        </w:rPr>
        <w:t>（3）评估总结</w:t>
      </w:r>
    </w:p>
    <w:p>
      <w:pPr>
        <w:ind w:firstLine="640"/>
      </w:pPr>
      <w:r>
        <w:rPr>
          <w:rFonts w:hint="eastAsia"/>
        </w:rPr>
        <w:t>评估总结阶段对评估结果进行综合分析，形成评估结论，撰写评估报告，并提出合理化的整改建议。</w:t>
      </w:r>
    </w:p>
    <w:p>
      <w:pPr>
        <w:ind w:firstLine="640"/>
        <w:sectPr>
          <w:pgSz w:w="11906" w:h="16838"/>
          <w:pgMar w:top="1440" w:right="1797" w:bottom="1440" w:left="1287" w:header="851" w:footer="992" w:gutter="0"/>
          <w:cols w:space="425" w:num="1"/>
          <w:docGrid w:type="linesAndChars" w:linePitch="312" w:charSpace="0"/>
        </w:sectPr>
      </w:pPr>
    </w:p>
    <w:p>
      <w:pPr>
        <w:pStyle w:val="2"/>
      </w:pPr>
      <w:bookmarkStart w:id="14" w:name="_Toc529524266"/>
      <w:r>
        <w:rPr>
          <w:rFonts w:hint="eastAsia"/>
        </w:rPr>
        <w:t>业务安全风险分析</w:t>
      </w:r>
      <w:bookmarkEnd w:id="14"/>
    </w:p>
    <w:p>
      <w:pPr>
        <w:pStyle w:val="3"/>
      </w:pPr>
      <w:bookmarkStart w:id="15" w:name="_Toc529524267"/>
      <w:r>
        <w:rPr>
          <w:rFonts w:hint="eastAsia"/>
        </w:rPr>
        <w:t>安全风险分析表</w:t>
      </w:r>
      <w:bookmarkEnd w:id="15"/>
    </w:p>
    <w:p>
      <w:pPr>
        <w:ind w:firstLine="640"/>
      </w:pPr>
      <w:r>
        <w:rPr>
          <w:rFonts w:hint="eastAsia"/>
        </w:rPr>
        <w:t>联通家庭卫士</w:t>
      </w:r>
      <w:r>
        <w:rPr>
          <w:rFonts w:hint="cs"/>
        </w:rPr>
        <w:t>•</w:t>
      </w:r>
      <w:r>
        <w:rPr>
          <w:rFonts w:hint="eastAsia"/>
        </w:rPr>
        <w:t>亲子守护业务的整体风险识别过程如下表所示：</w:t>
      </w:r>
    </w:p>
    <w:tbl>
      <w:tblPr>
        <w:tblStyle w:val="17"/>
        <w:tblW w:w="8960" w:type="dxa"/>
        <w:tblInd w:w="0" w:type="dxa"/>
        <w:tblLayout w:type="fixed"/>
        <w:tblCellMar>
          <w:top w:w="0" w:type="dxa"/>
          <w:left w:w="108" w:type="dxa"/>
          <w:bottom w:w="0" w:type="dxa"/>
          <w:right w:w="108" w:type="dxa"/>
        </w:tblCellMar>
      </w:tblPr>
      <w:tblGrid>
        <w:gridCol w:w="699"/>
        <w:gridCol w:w="992"/>
        <w:gridCol w:w="2694"/>
        <w:gridCol w:w="1111"/>
        <w:gridCol w:w="3464"/>
      </w:tblGrid>
      <w:tr>
        <w:tblPrEx>
          <w:tblLayout w:type="fixed"/>
          <w:tblCellMar>
            <w:top w:w="0" w:type="dxa"/>
            <w:left w:w="108" w:type="dxa"/>
            <w:bottom w:w="0" w:type="dxa"/>
            <w:right w:w="108" w:type="dxa"/>
          </w:tblCellMar>
        </w:tblPrEx>
        <w:trPr>
          <w:trHeight w:val="492" w:hRule="atLeast"/>
        </w:trPr>
        <w:tc>
          <w:tcPr>
            <w:tcW w:w="699" w:type="dxa"/>
            <w:tcBorders>
              <w:top w:val="single" w:color="auto" w:sz="8" w:space="0"/>
              <w:left w:val="single" w:color="auto" w:sz="8" w:space="0"/>
              <w:bottom w:val="single" w:color="auto" w:sz="8" w:space="0"/>
              <w:right w:val="single" w:color="auto" w:sz="8" w:space="0"/>
            </w:tcBorders>
            <w:shd w:val="clear" w:color="000000" w:fill="C0C0C0"/>
            <w:vAlign w:val="center"/>
          </w:tcPr>
          <w:p>
            <w:pPr>
              <w:widowControl/>
              <w:spacing w:line="240" w:lineRule="auto"/>
              <w:ind w:firstLine="0" w:firstLineChars="0"/>
              <w:jc w:val="center"/>
              <w:rPr>
                <w:rFonts w:ascii="微软雅黑" w:hAnsi="微软雅黑" w:eastAsia="微软雅黑" w:cs="宋体"/>
                <w:b/>
                <w:bCs/>
                <w:kern w:val="0"/>
                <w:sz w:val="18"/>
                <w:szCs w:val="18"/>
              </w:rPr>
            </w:pPr>
            <w:r>
              <w:rPr>
                <w:rFonts w:hint="eastAsia" w:ascii="微软雅黑" w:hAnsi="微软雅黑" w:eastAsia="微软雅黑" w:cs="宋体"/>
                <w:b/>
                <w:bCs/>
                <w:kern w:val="0"/>
                <w:sz w:val="18"/>
                <w:szCs w:val="18"/>
              </w:rPr>
              <w:t>风险类型</w:t>
            </w:r>
          </w:p>
        </w:tc>
        <w:tc>
          <w:tcPr>
            <w:tcW w:w="992" w:type="dxa"/>
            <w:tcBorders>
              <w:top w:val="single" w:color="auto" w:sz="8" w:space="0"/>
              <w:left w:val="nil"/>
              <w:bottom w:val="single" w:color="auto" w:sz="8" w:space="0"/>
              <w:right w:val="single" w:color="auto" w:sz="8" w:space="0"/>
            </w:tcBorders>
            <w:shd w:val="clear" w:color="000000" w:fill="C0C0C0"/>
            <w:vAlign w:val="center"/>
          </w:tcPr>
          <w:p>
            <w:pPr>
              <w:widowControl/>
              <w:spacing w:line="240" w:lineRule="auto"/>
              <w:ind w:firstLine="0" w:firstLineChars="0"/>
              <w:jc w:val="center"/>
              <w:rPr>
                <w:rFonts w:eastAsia="等线" w:cs="Times New Roman"/>
                <w:b/>
                <w:bCs/>
                <w:kern w:val="0"/>
                <w:sz w:val="18"/>
                <w:szCs w:val="18"/>
              </w:rPr>
            </w:pPr>
            <w:r>
              <w:rPr>
                <w:rFonts w:eastAsia="等线" w:cs="Times New Roman"/>
                <w:b/>
                <w:bCs/>
                <w:kern w:val="0"/>
                <w:sz w:val="18"/>
                <w:szCs w:val="18"/>
              </w:rPr>
              <w:t>FX</w:t>
            </w:r>
            <w:r>
              <w:rPr>
                <w:rFonts w:hint="eastAsia" w:ascii="微软雅黑" w:hAnsi="微软雅黑" w:eastAsia="微软雅黑" w:cs="Times New Roman"/>
                <w:b/>
                <w:bCs/>
                <w:kern w:val="0"/>
                <w:sz w:val="18"/>
                <w:szCs w:val="18"/>
              </w:rPr>
              <w:t>编号</w:t>
            </w:r>
          </w:p>
        </w:tc>
        <w:tc>
          <w:tcPr>
            <w:tcW w:w="2694" w:type="dxa"/>
            <w:tcBorders>
              <w:top w:val="single" w:color="auto" w:sz="8" w:space="0"/>
              <w:left w:val="nil"/>
              <w:bottom w:val="single" w:color="auto" w:sz="8" w:space="0"/>
              <w:right w:val="single" w:color="auto" w:sz="8" w:space="0"/>
            </w:tcBorders>
            <w:shd w:val="clear" w:color="000000" w:fill="C0C0C0"/>
            <w:vAlign w:val="center"/>
          </w:tcPr>
          <w:p>
            <w:pPr>
              <w:widowControl/>
              <w:spacing w:line="240" w:lineRule="auto"/>
              <w:ind w:firstLine="0" w:firstLineChars="0"/>
              <w:jc w:val="center"/>
              <w:rPr>
                <w:rFonts w:ascii="微软雅黑" w:hAnsi="微软雅黑" w:eastAsia="微软雅黑" w:cs="宋体"/>
                <w:b/>
                <w:bCs/>
                <w:kern w:val="0"/>
                <w:sz w:val="18"/>
                <w:szCs w:val="18"/>
              </w:rPr>
            </w:pPr>
            <w:r>
              <w:rPr>
                <w:rFonts w:hint="eastAsia" w:ascii="微软雅黑" w:hAnsi="微软雅黑" w:eastAsia="微软雅黑" w:cs="宋体"/>
                <w:b/>
                <w:bCs/>
                <w:kern w:val="0"/>
                <w:sz w:val="18"/>
                <w:szCs w:val="18"/>
              </w:rPr>
              <w:t>业务安全风险评估要点</w:t>
            </w:r>
          </w:p>
        </w:tc>
        <w:tc>
          <w:tcPr>
            <w:tcW w:w="1111" w:type="dxa"/>
            <w:tcBorders>
              <w:top w:val="single" w:color="auto" w:sz="8" w:space="0"/>
              <w:left w:val="nil"/>
              <w:bottom w:val="single" w:color="auto" w:sz="8" w:space="0"/>
              <w:right w:val="single" w:color="auto" w:sz="8" w:space="0"/>
            </w:tcBorders>
            <w:shd w:val="clear" w:color="000000" w:fill="C0C0C0"/>
            <w:vAlign w:val="center"/>
          </w:tcPr>
          <w:p>
            <w:pPr>
              <w:widowControl/>
              <w:spacing w:line="240" w:lineRule="auto"/>
              <w:ind w:firstLine="0" w:firstLineChars="0"/>
              <w:jc w:val="center"/>
              <w:rPr>
                <w:rFonts w:ascii="微软雅黑" w:hAnsi="微软雅黑" w:eastAsia="微软雅黑" w:cs="宋体"/>
                <w:b/>
                <w:bCs/>
                <w:kern w:val="0"/>
                <w:sz w:val="18"/>
                <w:szCs w:val="18"/>
              </w:rPr>
            </w:pPr>
            <w:r>
              <w:rPr>
                <w:rFonts w:hint="eastAsia" w:ascii="微软雅黑" w:hAnsi="微软雅黑" w:eastAsia="微软雅黑" w:cs="宋体"/>
                <w:b/>
                <w:bCs/>
                <w:kern w:val="0"/>
                <w:sz w:val="18"/>
                <w:szCs w:val="18"/>
              </w:rPr>
              <w:t>评估意见</w:t>
            </w:r>
          </w:p>
        </w:tc>
        <w:tc>
          <w:tcPr>
            <w:tcW w:w="3464" w:type="dxa"/>
            <w:tcBorders>
              <w:top w:val="single" w:color="auto" w:sz="8" w:space="0"/>
              <w:left w:val="nil"/>
              <w:bottom w:val="single" w:color="auto" w:sz="8" w:space="0"/>
              <w:right w:val="single" w:color="auto" w:sz="8" w:space="0"/>
            </w:tcBorders>
            <w:shd w:val="clear" w:color="000000" w:fill="C0C0C0"/>
            <w:vAlign w:val="center"/>
          </w:tcPr>
          <w:p>
            <w:pPr>
              <w:widowControl/>
              <w:spacing w:line="240" w:lineRule="auto"/>
              <w:ind w:firstLine="0" w:firstLineChars="0"/>
              <w:jc w:val="center"/>
              <w:rPr>
                <w:rFonts w:ascii="微软雅黑" w:hAnsi="微软雅黑" w:eastAsia="微软雅黑" w:cs="宋体"/>
                <w:b/>
                <w:bCs/>
                <w:kern w:val="0"/>
                <w:sz w:val="18"/>
                <w:szCs w:val="18"/>
              </w:rPr>
            </w:pPr>
            <w:r>
              <w:rPr>
                <w:rFonts w:hint="eastAsia" w:ascii="微软雅黑" w:hAnsi="微软雅黑" w:eastAsia="微软雅黑" w:cs="宋体"/>
                <w:b/>
                <w:bCs/>
                <w:kern w:val="0"/>
                <w:sz w:val="18"/>
                <w:szCs w:val="18"/>
              </w:rPr>
              <w:t>评估记录</w:t>
            </w:r>
          </w:p>
        </w:tc>
      </w:tr>
      <w:tr>
        <w:tblPrEx>
          <w:tblLayout w:type="fixed"/>
          <w:tblCellMar>
            <w:top w:w="0" w:type="dxa"/>
            <w:left w:w="108" w:type="dxa"/>
            <w:bottom w:w="0" w:type="dxa"/>
            <w:right w:w="108" w:type="dxa"/>
          </w:tblCellMar>
        </w:tblPrEx>
        <w:trPr>
          <w:trHeight w:val="1068" w:hRule="atLeast"/>
        </w:trPr>
        <w:tc>
          <w:tcPr>
            <w:tcW w:w="699" w:type="dxa"/>
            <w:vMerge w:val="restart"/>
            <w:tcBorders>
              <w:top w:val="nil"/>
              <w:left w:val="single" w:color="auto" w:sz="8" w:space="0"/>
              <w:bottom w:val="single" w:color="000000"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业务应用安全风险</w:t>
            </w: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01-FX-01</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评估人员通过人员访谈的方式，了解被评估业务的用户规模、用户类型、用户之间的相关性（即用户之间是否存在交互关系）</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当前业务尚处于试运营阶段，用户量为XX，预期用户规模为10万至100万；用户主要为学生家长，用户之间并不存在交互关系。</w:t>
            </w:r>
          </w:p>
        </w:tc>
      </w:tr>
      <w:tr>
        <w:tblPrEx>
          <w:tblLayout w:type="fixed"/>
          <w:tblCellMar>
            <w:top w:w="0" w:type="dxa"/>
            <w:left w:w="108" w:type="dxa"/>
            <w:bottom w:w="0" w:type="dxa"/>
            <w:right w:w="108" w:type="dxa"/>
          </w:tblCellMar>
        </w:tblPrEx>
        <w:trPr>
          <w:trHeight w:val="1332"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01-FX-02</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评估人员通过人员访谈、演示查验等方式，了解被评估业务是否能够确保用户身份信息真实性，如用户注册过程中是否要求提供真实身份信息等。</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用户关注微信公众号后，注册时需为联通手机号，并接收短信验证码注册登录。</w:t>
            </w:r>
          </w:p>
        </w:tc>
      </w:tr>
      <w:tr>
        <w:tblPrEx>
          <w:tblLayout w:type="fixed"/>
          <w:tblCellMar>
            <w:top w:w="0" w:type="dxa"/>
            <w:left w:w="108" w:type="dxa"/>
            <w:bottom w:w="0" w:type="dxa"/>
            <w:right w:w="108" w:type="dxa"/>
          </w:tblCellMar>
        </w:tblPrEx>
        <w:trPr>
          <w:trHeight w:val="1068"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01-FX-03</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评估人员通过测试验证的方式，检查被评估业务是否具备用户真实身份鉴别功能，是否存在身份仿冒或欺骗的可能。</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在业务使用过程中，主要通过绑定手机号及手机动态验证码方式来判别用户真实身份。</w:t>
            </w:r>
          </w:p>
        </w:tc>
      </w:tr>
      <w:tr>
        <w:tblPrEx>
          <w:tblLayout w:type="fixed"/>
          <w:tblCellMar>
            <w:top w:w="0" w:type="dxa"/>
            <w:left w:w="108" w:type="dxa"/>
            <w:bottom w:w="0" w:type="dxa"/>
            <w:right w:w="108" w:type="dxa"/>
          </w:tblCellMar>
        </w:tblPrEx>
        <w:trPr>
          <w:trHeight w:val="804"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01-FX-04</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评估人员通过人员访谈的方式，检查是否制定了会话失效机制、身份认证失效机制。</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del w:id="6" w:author="Song" w:date="2019-04-12T09:29:31Z"/>
                <w:rFonts w:hint="eastAsia"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建有会话失效机制以及身份认证失效机制</w:t>
            </w:r>
          </w:p>
          <w:p>
            <w:pPr>
              <w:widowControl/>
              <w:spacing w:line="240" w:lineRule="auto"/>
              <w:ind w:firstLine="0" w:firstLineChars="0"/>
              <w:jc w:val="center"/>
              <w:rPr>
                <w:rFonts w:ascii="微软雅黑" w:hAnsi="微软雅黑" w:eastAsia="微软雅黑" w:cs="宋体"/>
                <w:color w:val="FF0000"/>
                <w:kern w:val="0"/>
                <w:sz w:val="18"/>
                <w:szCs w:val="18"/>
              </w:rPr>
              <w:pPrChange w:id="7" w:author="Song" w:date="2019-04-12T09:29:31Z">
                <w:pPr>
                  <w:widowControl/>
                  <w:spacing w:line="240" w:lineRule="auto"/>
                  <w:ind w:firstLine="0" w:firstLineChars="0"/>
                  <w:jc w:val="center"/>
                </w:pPr>
              </w:pPrChange>
            </w:pPr>
            <w:del w:id="8" w:author="Song" w:date="2019-04-12T09:29:27Z">
              <w:r>
                <w:rPr>
                  <w:rFonts w:hint="eastAsia" w:ascii="微软雅黑" w:hAnsi="微软雅黑" w:eastAsia="微软雅黑" w:cs="宋体"/>
                  <w:color w:val="FF0000"/>
                  <w:kern w:val="0"/>
                  <w:sz w:val="18"/>
                  <w:szCs w:val="18"/>
                </w:rPr>
                <w:delText>待补充</w:delText>
              </w:r>
            </w:del>
          </w:p>
        </w:tc>
      </w:tr>
      <w:tr>
        <w:tblPrEx>
          <w:tblLayout w:type="fixed"/>
          <w:tblCellMar>
            <w:top w:w="0" w:type="dxa"/>
            <w:left w:w="108" w:type="dxa"/>
            <w:bottom w:w="0" w:type="dxa"/>
            <w:right w:w="108" w:type="dxa"/>
          </w:tblCellMar>
        </w:tblPrEx>
        <w:trPr>
          <w:trHeight w:val="1596"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01-FX-05</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评估人员通过人员访谈、演示查验等方式，了解被评估业务中公共信息的可审核性，承载的信息格式是否包括简单文本，以及文本、图片、语音、视频等审核难度较高的信息格式或文件。</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在业务栏目中设置有热点新闻推荐，包括文本、图片等格式。</w:t>
            </w:r>
          </w:p>
        </w:tc>
      </w:tr>
      <w:tr>
        <w:tblPrEx>
          <w:tblLayout w:type="fixed"/>
          <w:tblCellMar>
            <w:top w:w="0" w:type="dxa"/>
            <w:left w:w="108" w:type="dxa"/>
            <w:bottom w:w="0" w:type="dxa"/>
            <w:right w:w="108" w:type="dxa"/>
          </w:tblCellMar>
        </w:tblPrEx>
        <w:trPr>
          <w:trHeight w:val="1068"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01-FX-06</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评估人员通过人员访谈、文件审查等方式，了解业务发布的公共信息是否具有多样性属性（即是否包含多类主题信息）。</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所涉及公共信息不具备多样性的特点</w:t>
            </w:r>
          </w:p>
        </w:tc>
      </w:tr>
      <w:tr>
        <w:tblPrEx>
          <w:tblLayout w:type="fixed"/>
          <w:tblCellMar>
            <w:top w:w="0" w:type="dxa"/>
            <w:left w:w="108" w:type="dxa"/>
            <w:bottom w:w="0" w:type="dxa"/>
            <w:right w:w="108" w:type="dxa"/>
          </w:tblCellMar>
        </w:tblPrEx>
        <w:trPr>
          <w:trHeight w:val="1068"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01-FX-07</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评估人员通过人员访谈、文件审查、测试验证等方式，了解业务公共信息内容的相关性（即信息内容是否围绕相近的主题）。</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所涉及公共信息主要为教育资讯</w:t>
            </w:r>
          </w:p>
        </w:tc>
      </w:tr>
      <w:tr>
        <w:tblPrEx>
          <w:tblLayout w:type="fixed"/>
          <w:tblCellMar>
            <w:top w:w="0" w:type="dxa"/>
            <w:left w:w="108" w:type="dxa"/>
            <w:bottom w:w="0" w:type="dxa"/>
            <w:right w:w="108" w:type="dxa"/>
          </w:tblCellMar>
        </w:tblPrEx>
        <w:trPr>
          <w:trHeight w:val="804"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01-FX-08</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评估人员通过人员访谈、演示查验等方式，了解业务语言类型是否包含小语种信息。</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不涉及小语种信息</w:t>
            </w:r>
          </w:p>
        </w:tc>
      </w:tr>
      <w:tr>
        <w:tblPrEx>
          <w:tblLayout w:type="fixed"/>
          <w:tblCellMar>
            <w:top w:w="0" w:type="dxa"/>
            <w:left w:w="108" w:type="dxa"/>
            <w:bottom w:w="0" w:type="dxa"/>
            <w:right w:w="108" w:type="dxa"/>
          </w:tblCellMar>
        </w:tblPrEx>
        <w:trPr>
          <w:trHeight w:val="1332"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01-FX-09</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评估人员通过人员访谈、演示查验等方式，了解业务中公共信息产生方式，即确认是否包含第三方或用户发布的信息。</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在业务栏目中设置有热点新闻推荐，但不包括用户发布信息</w:t>
            </w:r>
          </w:p>
        </w:tc>
      </w:tr>
      <w:tr>
        <w:tblPrEx>
          <w:tblLayout w:type="fixed"/>
          <w:tblCellMar>
            <w:top w:w="0" w:type="dxa"/>
            <w:left w:w="108" w:type="dxa"/>
            <w:bottom w:w="0" w:type="dxa"/>
            <w:right w:w="108" w:type="dxa"/>
          </w:tblCellMar>
        </w:tblPrEx>
        <w:trPr>
          <w:trHeight w:val="1332"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01-FX-10</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评估人员通过人员访谈、演示查验等方式，了解业务平台支持的信息传播方式，是否支持点对点、点对多点、多点对多点及裂变式传播。</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该业务不包含该功能属性</w:t>
            </w:r>
          </w:p>
        </w:tc>
      </w:tr>
      <w:tr>
        <w:tblPrEx>
          <w:tblLayout w:type="fixed"/>
          <w:tblCellMar>
            <w:top w:w="0" w:type="dxa"/>
            <w:left w:w="108" w:type="dxa"/>
            <w:bottom w:w="0" w:type="dxa"/>
            <w:right w:w="108" w:type="dxa"/>
          </w:tblCellMar>
        </w:tblPrEx>
        <w:trPr>
          <w:trHeight w:val="1332"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01-FX-11</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评估人员通过人员访谈、演示查验等方式，了解业务支持的通信媒介，即业务平台的信息是否可以分享至其他平台，或可跨越网络类型传播。</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　该业务不包含相关功能属性</w:t>
            </w:r>
          </w:p>
        </w:tc>
      </w:tr>
      <w:tr>
        <w:tblPrEx>
          <w:tblLayout w:type="fixed"/>
          <w:tblCellMar>
            <w:top w:w="0" w:type="dxa"/>
            <w:left w:w="108" w:type="dxa"/>
            <w:bottom w:w="0" w:type="dxa"/>
            <w:right w:w="108" w:type="dxa"/>
          </w:tblCellMar>
        </w:tblPrEx>
        <w:trPr>
          <w:trHeight w:val="1596"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01-FX-12</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评估人员通过人员访谈、演示查验等方式，了解业务平台信息传递实时性属性，即在向用户推送新消息时是否是直接明示信息内容，是否允许用户修改系统设置实现信息的隐藏。</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　该业务不包含该功能属性</w:t>
            </w:r>
          </w:p>
        </w:tc>
      </w:tr>
      <w:tr>
        <w:tblPrEx>
          <w:tblLayout w:type="fixed"/>
          <w:tblCellMar>
            <w:top w:w="0" w:type="dxa"/>
            <w:left w:w="108" w:type="dxa"/>
            <w:bottom w:w="0" w:type="dxa"/>
            <w:right w:w="108" w:type="dxa"/>
          </w:tblCellMar>
        </w:tblPrEx>
        <w:trPr>
          <w:trHeight w:val="1332"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01-FX-13</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评估人员通过人员访谈、演示查验等方式，了解业务中信息收取方式，即用户获取信息包含的类型有如下几种：用户主动订阅或申请，系统主动推送等。</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该业务不包含该功能属性</w:t>
            </w:r>
          </w:p>
        </w:tc>
      </w:tr>
      <w:tr>
        <w:tblPrEx>
          <w:tblLayout w:type="fixed"/>
          <w:tblCellMar>
            <w:top w:w="0" w:type="dxa"/>
            <w:left w:w="108" w:type="dxa"/>
            <w:bottom w:w="0" w:type="dxa"/>
            <w:right w:w="108" w:type="dxa"/>
          </w:tblCellMar>
        </w:tblPrEx>
        <w:trPr>
          <w:trHeight w:val="828" w:hRule="atLeast"/>
        </w:trPr>
        <w:tc>
          <w:tcPr>
            <w:tcW w:w="699" w:type="dxa"/>
            <w:vMerge w:val="restart"/>
            <w:tcBorders>
              <w:top w:val="nil"/>
              <w:left w:val="single" w:color="auto" w:sz="8" w:space="0"/>
              <w:bottom w:val="single" w:color="000000"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业务平台安全风险</w:t>
            </w: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02-FX-01</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评估人员通过人员访谈、文件审查等方式，了解业务系统网络拓扑结构中设备位置分布情况。</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业务涉及的服务器位置均位于境内</w:t>
            </w:r>
          </w:p>
        </w:tc>
      </w:tr>
      <w:tr>
        <w:tblPrEx>
          <w:tblLayout w:type="fixed"/>
          <w:tblCellMar>
            <w:top w:w="0" w:type="dxa"/>
            <w:left w:w="108" w:type="dxa"/>
            <w:bottom w:w="0" w:type="dxa"/>
            <w:right w:w="108" w:type="dxa"/>
          </w:tblCellMar>
        </w:tblPrEx>
        <w:trPr>
          <w:trHeight w:val="1068"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02-FX-02</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评估人员通过人员访谈、文件审查等方式，了解业务平台系统资源调度方式，是否采用云计算技术或云服务方式。</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云主机所在物理机房为沃云杭州资源池　</w:t>
            </w:r>
          </w:p>
        </w:tc>
      </w:tr>
      <w:tr>
        <w:tblPrEx>
          <w:tblLayout w:type="fixed"/>
          <w:tblCellMar>
            <w:top w:w="0" w:type="dxa"/>
            <w:left w:w="108" w:type="dxa"/>
            <w:bottom w:w="0" w:type="dxa"/>
            <w:right w:w="108" w:type="dxa"/>
          </w:tblCellMar>
        </w:tblPrEx>
        <w:trPr>
          <w:trHeight w:val="1068"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02-FX-03</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评估人员通过人员访谈、文件审查等方式，了解业务平台系统资源调度方式，是否采取了内容分发网络（</w:t>
            </w:r>
            <w:r>
              <w:rPr>
                <w:rFonts w:eastAsia="微软雅黑" w:cs="Times New Roman"/>
                <w:kern w:val="0"/>
                <w:sz w:val="18"/>
                <w:szCs w:val="18"/>
              </w:rPr>
              <w:t>CDN</w:t>
            </w:r>
            <w:r>
              <w:rPr>
                <w:rFonts w:hint="eastAsia" w:ascii="微软雅黑" w:hAnsi="微软雅黑" w:eastAsia="微软雅黑" w:cs="宋体"/>
                <w:kern w:val="0"/>
                <w:sz w:val="18"/>
                <w:szCs w:val="18"/>
              </w:rPr>
              <w:t>）技术情况。</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未采用CDN技术　</w:t>
            </w:r>
          </w:p>
        </w:tc>
      </w:tr>
      <w:tr>
        <w:tblPrEx>
          <w:tblLayout w:type="fixed"/>
          <w:tblCellMar>
            <w:top w:w="0" w:type="dxa"/>
            <w:left w:w="108" w:type="dxa"/>
            <w:bottom w:w="0" w:type="dxa"/>
            <w:right w:w="108" w:type="dxa"/>
          </w:tblCellMar>
        </w:tblPrEx>
        <w:trPr>
          <w:trHeight w:val="1860"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02-FX-04</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评估人员通过人员访谈、文件审查等方式，了解业务合作模式</w:t>
            </w:r>
            <w:r>
              <w:rPr>
                <w:rFonts w:eastAsia="微软雅黑" w:cs="Times New Roman"/>
                <w:kern w:val="0"/>
                <w:sz w:val="18"/>
                <w:szCs w:val="18"/>
              </w:rPr>
              <w:t>/</w:t>
            </w:r>
            <w:r>
              <w:rPr>
                <w:rFonts w:hint="eastAsia" w:ascii="微软雅黑" w:hAnsi="微软雅黑" w:eastAsia="微软雅黑" w:cs="宋体"/>
                <w:kern w:val="0"/>
                <w:sz w:val="18"/>
                <w:szCs w:val="18"/>
              </w:rPr>
              <w:t>服务模式是否满足合规性要求，即核实业务合作模式</w:t>
            </w:r>
            <w:r>
              <w:rPr>
                <w:rFonts w:eastAsia="微软雅黑" w:cs="Times New Roman"/>
                <w:kern w:val="0"/>
                <w:sz w:val="18"/>
                <w:szCs w:val="18"/>
              </w:rPr>
              <w:t>/</w:t>
            </w:r>
            <w:r>
              <w:rPr>
                <w:rFonts w:hint="eastAsia" w:ascii="微软雅黑" w:hAnsi="微软雅黑" w:eastAsia="微软雅黑" w:cs="宋体"/>
                <w:kern w:val="0"/>
                <w:sz w:val="18"/>
                <w:szCs w:val="18"/>
              </w:rPr>
              <w:t>服务模式是否满足相关行业管理规定，或合作</w:t>
            </w:r>
            <w:r>
              <w:rPr>
                <w:rFonts w:eastAsia="微软雅黑" w:cs="Times New Roman"/>
                <w:kern w:val="0"/>
                <w:sz w:val="18"/>
                <w:szCs w:val="18"/>
              </w:rPr>
              <w:t>/</w:t>
            </w:r>
            <w:r>
              <w:rPr>
                <w:rFonts w:hint="eastAsia" w:ascii="微软雅黑" w:hAnsi="微软雅黑" w:eastAsia="微软雅黑" w:cs="宋体"/>
                <w:kern w:val="0"/>
                <w:sz w:val="18"/>
                <w:szCs w:val="18"/>
              </w:rPr>
              <w:t>用户是否具备开办业务的相关资质。</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联通在线具有增值许可等相关资质</w:t>
            </w:r>
          </w:p>
        </w:tc>
      </w:tr>
      <w:tr>
        <w:tblPrEx>
          <w:tblLayout w:type="fixed"/>
          <w:tblCellMar>
            <w:top w:w="0" w:type="dxa"/>
            <w:left w:w="108" w:type="dxa"/>
            <w:bottom w:w="0" w:type="dxa"/>
            <w:right w:w="108" w:type="dxa"/>
          </w:tblCellMar>
        </w:tblPrEx>
        <w:trPr>
          <w:trHeight w:val="1596"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02-FX-05</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评估人员通过人员访谈、文件审查等方式，了解业务运营在合作（技术合作和服务合作）开展前是否对合作方信息安全保障能力（管理制度和技术手段）进行了评估，并形成了相关文档。</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亲子守护业务由联通在线公司运营，并与恒安嘉新开展了技术和服务合作。本次评估未见到对合作方安全保障能力评估文档。</w:t>
            </w:r>
          </w:p>
        </w:tc>
      </w:tr>
      <w:tr>
        <w:tblPrEx>
          <w:tblLayout w:type="fixed"/>
          <w:tblCellMar>
            <w:top w:w="0" w:type="dxa"/>
            <w:left w:w="108" w:type="dxa"/>
            <w:bottom w:w="0" w:type="dxa"/>
            <w:right w:w="108" w:type="dxa"/>
          </w:tblCellMar>
        </w:tblPrEx>
        <w:trPr>
          <w:trHeight w:val="2124"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02-FX-06</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评估人员通过人员访谈、文件审查等方式，了解业务系统是否开放</w:t>
            </w:r>
            <w:r>
              <w:rPr>
                <w:rFonts w:eastAsia="微软雅黑" w:cs="Times New Roman"/>
                <w:kern w:val="0"/>
                <w:sz w:val="18"/>
                <w:szCs w:val="18"/>
              </w:rPr>
              <w:t>API</w:t>
            </w:r>
            <w:r>
              <w:rPr>
                <w:rFonts w:hint="eastAsia" w:ascii="微软雅黑" w:hAnsi="微软雅黑" w:eastAsia="微软雅黑" w:cs="宋体"/>
                <w:kern w:val="0"/>
                <w:sz w:val="18"/>
                <w:szCs w:val="18"/>
              </w:rPr>
              <w:t>接口。</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业务系统未开放API接口</w:t>
            </w:r>
          </w:p>
        </w:tc>
      </w:tr>
      <w:tr>
        <w:tblPrEx>
          <w:tblLayout w:type="fixed"/>
          <w:tblCellMar>
            <w:top w:w="0" w:type="dxa"/>
            <w:left w:w="108" w:type="dxa"/>
            <w:bottom w:w="0" w:type="dxa"/>
            <w:right w:w="108" w:type="dxa"/>
          </w:tblCellMar>
        </w:tblPrEx>
        <w:trPr>
          <w:trHeight w:val="1068" w:hRule="atLeast"/>
        </w:trPr>
        <w:tc>
          <w:tcPr>
            <w:tcW w:w="699" w:type="dxa"/>
            <w:vMerge w:val="restart"/>
            <w:tcBorders>
              <w:top w:val="nil"/>
              <w:left w:val="single" w:color="auto" w:sz="8" w:space="0"/>
              <w:bottom w:val="single" w:color="000000"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Web</w:t>
            </w:r>
            <w:r>
              <w:rPr>
                <w:rFonts w:hint="eastAsia" w:ascii="微软雅黑" w:hAnsi="微软雅黑" w:eastAsia="微软雅黑" w:cs="Times New Roman"/>
                <w:kern w:val="0"/>
                <w:sz w:val="18"/>
                <w:szCs w:val="18"/>
              </w:rPr>
              <w:t>应用安全风险</w:t>
            </w: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03-FX-01</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评估人员通过人员访谈的方式，检查该业务应用是否存在多级账号，导致越权的风险及特权账号滥用等问题。</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后台管理系统涉及到多级账号，但是对于不同账号和角色分别指定有相应的权限</w:t>
            </w:r>
          </w:p>
        </w:tc>
      </w:tr>
      <w:tr>
        <w:tblPrEx>
          <w:tblLayout w:type="fixed"/>
          <w:tblCellMar>
            <w:top w:w="0" w:type="dxa"/>
            <w:left w:w="108" w:type="dxa"/>
            <w:bottom w:w="0" w:type="dxa"/>
            <w:right w:w="108" w:type="dxa"/>
          </w:tblCellMar>
        </w:tblPrEx>
        <w:trPr>
          <w:trHeight w:val="1332"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eastAsia="等线" w:cs="Times New Roman"/>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03-FX-02</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评估人员通过人员访谈的方式，查看是否制定有日志记录规范，且承诺能够在运营过程中按系统威胁日志留存管理规范进行日志记录与管理工作。</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按照规范进行日志记录与管理</w:t>
            </w:r>
          </w:p>
        </w:tc>
      </w:tr>
      <w:tr>
        <w:tblPrEx>
          <w:tblLayout w:type="fixed"/>
          <w:tblCellMar>
            <w:top w:w="0" w:type="dxa"/>
            <w:left w:w="108" w:type="dxa"/>
            <w:bottom w:w="0" w:type="dxa"/>
            <w:right w:w="108" w:type="dxa"/>
          </w:tblCellMar>
        </w:tblPrEx>
        <w:trPr>
          <w:trHeight w:val="1596"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eastAsia="等线" w:cs="Times New Roman"/>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03-FX-03</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评估人员通过文件审查和人员访谈的方式，检查是否制定有应用系统与安全设备配置安全规范或软件安全开发规范并且承诺能够对相关系统的</w:t>
            </w:r>
            <w:r>
              <w:rPr>
                <w:rFonts w:eastAsia="微软雅黑" w:cs="Times New Roman"/>
                <w:kern w:val="0"/>
                <w:sz w:val="18"/>
                <w:szCs w:val="18"/>
              </w:rPr>
              <w:t>Web</w:t>
            </w:r>
            <w:r>
              <w:rPr>
                <w:rFonts w:hint="eastAsia" w:ascii="微软雅黑" w:hAnsi="微软雅黑" w:eastAsia="微软雅黑" w:cs="宋体"/>
                <w:kern w:val="0"/>
                <w:sz w:val="18"/>
                <w:szCs w:val="18"/>
              </w:rPr>
              <w:t>应用服务及相关协议及时修复已公布的漏洞。</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按规范对漏洞进行及时修复</w:t>
            </w:r>
          </w:p>
        </w:tc>
      </w:tr>
      <w:tr>
        <w:tblPrEx>
          <w:tblLayout w:type="fixed"/>
          <w:tblCellMar>
            <w:top w:w="0" w:type="dxa"/>
            <w:left w:w="108" w:type="dxa"/>
            <w:bottom w:w="0" w:type="dxa"/>
            <w:right w:w="108" w:type="dxa"/>
          </w:tblCellMar>
        </w:tblPrEx>
        <w:trPr>
          <w:trHeight w:val="804" w:hRule="atLeast"/>
        </w:trPr>
        <w:tc>
          <w:tcPr>
            <w:tcW w:w="699" w:type="dxa"/>
            <w:vMerge w:val="restart"/>
            <w:tcBorders>
              <w:top w:val="nil"/>
              <w:left w:val="single" w:color="auto" w:sz="8" w:space="0"/>
              <w:bottom w:val="single" w:color="000000"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客户端安全风险</w:t>
            </w: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04-FX-01</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评估人员通过人员访谈的方式，查询是否有客户端软件版本管理、版本更新发布机制。</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　该业务不包含该功能属性</w:t>
            </w:r>
          </w:p>
        </w:tc>
      </w:tr>
      <w:tr>
        <w:tblPrEx>
          <w:tblLayout w:type="fixed"/>
          <w:tblCellMar>
            <w:top w:w="0" w:type="dxa"/>
            <w:left w:w="108" w:type="dxa"/>
            <w:bottom w:w="0" w:type="dxa"/>
            <w:right w:w="108" w:type="dxa"/>
          </w:tblCellMar>
        </w:tblPrEx>
        <w:trPr>
          <w:trHeight w:val="1068"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04-FX-02</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评估人员通过人员访谈的方式，查询是否有相关的软件安装、更新、运行、卸载相关的开发规范与用户告知说明。</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　该业务不包含该功能属性</w:t>
            </w:r>
          </w:p>
        </w:tc>
      </w:tr>
      <w:tr>
        <w:tblPrEx>
          <w:tblLayout w:type="fixed"/>
          <w:tblCellMar>
            <w:top w:w="0" w:type="dxa"/>
            <w:left w:w="108" w:type="dxa"/>
            <w:bottom w:w="0" w:type="dxa"/>
            <w:right w:w="108" w:type="dxa"/>
          </w:tblCellMar>
        </w:tblPrEx>
        <w:trPr>
          <w:trHeight w:val="804"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04-FX-03</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评估人员通过人员访谈的方式，了解客户端软件是否具备联网功能。</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该业务不包含该功能属性　</w:t>
            </w:r>
          </w:p>
        </w:tc>
      </w:tr>
      <w:tr>
        <w:tblPrEx>
          <w:tblLayout w:type="fixed"/>
          <w:tblCellMar>
            <w:top w:w="0" w:type="dxa"/>
            <w:left w:w="108" w:type="dxa"/>
            <w:bottom w:w="0" w:type="dxa"/>
            <w:right w:w="108" w:type="dxa"/>
          </w:tblCellMar>
        </w:tblPrEx>
        <w:trPr>
          <w:trHeight w:val="1068"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04-FX-04</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评估人员通过人员、演示查验的方式，了解客户端软件是否存在恶意行为，如系统提权、监听用户操作、窃取用户隐私等。</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该业务不包含该功能属性　</w:t>
            </w:r>
          </w:p>
        </w:tc>
      </w:tr>
      <w:tr>
        <w:tblPrEx>
          <w:tblLayout w:type="fixed"/>
          <w:tblCellMar>
            <w:top w:w="0" w:type="dxa"/>
            <w:left w:w="108" w:type="dxa"/>
            <w:bottom w:w="0" w:type="dxa"/>
            <w:right w:w="108" w:type="dxa"/>
          </w:tblCellMar>
        </w:tblPrEx>
        <w:trPr>
          <w:trHeight w:val="804"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04-FX-05</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评估人员通过人员访谈的方式，了解是否定期对客户端业务系统进行安全检测并定期修复漏洞。</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该业务不包含该功能属性　</w:t>
            </w:r>
          </w:p>
        </w:tc>
      </w:tr>
      <w:tr>
        <w:tblPrEx>
          <w:tblLayout w:type="fixed"/>
          <w:tblCellMar>
            <w:top w:w="0" w:type="dxa"/>
            <w:left w:w="108" w:type="dxa"/>
            <w:bottom w:w="0" w:type="dxa"/>
            <w:right w:w="108" w:type="dxa"/>
          </w:tblCellMar>
        </w:tblPrEx>
        <w:trPr>
          <w:trHeight w:val="804" w:hRule="atLeast"/>
        </w:trPr>
        <w:tc>
          <w:tcPr>
            <w:tcW w:w="699" w:type="dxa"/>
            <w:vMerge w:val="restart"/>
            <w:tcBorders>
              <w:top w:val="nil"/>
              <w:left w:val="single" w:color="auto" w:sz="8" w:space="0"/>
              <w:bottom w:val="single" w:color="000000"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业务逻辑安全风险</w:t>
            </w: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05-FX-01</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评估人员通过人员访谈的方式，查询业务是否具有业务订购功能。</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可订购亲子守护基础版</w:t>
            </w:r>
          </w:p>
        </w:tc>
      </w:tr>
      <w:tr>
        <w:tblPrEx>
          <w:tblLayout w:type="fixed"/>
          <w:tblCellMar>
            <w:top w:w="0" w:type="dxa"/>
            <w:left w:w="108" w:type="dxa"/>
            <w:bottom w:w="0" w:type="dxa"/>
            <w:right w:w="108" w:type="dxa"/>
          </w:tblCellMar>
        </w:tblPrEx>
        <w:trPr>
          <w:trHeight w:val="804"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05-FX-02</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评估人员通过人员访谈的方式，查看是否制定了业务认证机制。</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hint="eastAsia"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在</w:t>
            </w:r>
            <w:bookmarkStart w:id="35" w:name="_GoBack"/>
            <w:r>
              <w:rPr>
                <w:rFonts w:hint="eastAsia" w:ascii="微软雅黑" w:hAnsi="微软雅黑" w:eastAsia="微软雅黑" w:cs="宋体"/>
                <w:color w:val="FF0000"/>
                <w:kern w:val="0"/>
                <w:sz w:val="18"/>
                <w:szCs w:val="18"/>
              </w:rPr>
              <w:t>业务订购、守护号码绑定过程中均有短信认证通知</w:t>
            </w:r>
          </w:p>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color w:val="FF0000"/>
                <w:kern w:val="0"/>
                <w:sz w:val="18"/>
                <w:szCs w:val="18"/>
              </w:rPr>
              <w:t>待补充</w:t>
            </w:r>
            <w:bookmarkEnd w:id="35"/>
          </w:p>
        </w:tc>
      </w:tr>
      <w:tr>
        <w:tblPrEx>
          <w:tblLayout w:type="fixed"/>
          <w:tblCellMar>
            <w:top w:w="0" w:type="dxa"/>
            <w:left w:w="108" w:type="dxa"/>
            <w:bottom w:w="0" w:type="dxa"/>
            <w:right w:w="108" w:type="dxa"/>
          </w:tblCellMar>
        </w:tblPrEx>
        <w:trPr>
          <w:trHeight w:val="1068"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05-FX-03</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评估人员通过人员访谈的方式，检查是否制定有业务安全使用的开发相关规范并且承诺在应用开发阶段严格遵守该规范。</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按规范要求安全开发</w:t>
            </w:r>
          </w:p>
        </w:tc>
      </w:tr>
      <w:tr>
        <w:tblPrEx>
          <w:tblLayout w:type="fixed"/>
          <w:tblCellMar>
            <w:top w:w="0" w:type="dxa"/>
            <w:left w:w="108" w:type="dxa"/>
            <w:bottom w:w="0" w:type="dxa"/>
            <w:right w:w="108" w:type="dxa"/>
          </w:tblCellMar>
        </w:tblPrEx>
        <w:trPr>
          <w:trHeight w:val="1068" w:hRule="atLeast"/>
        </w:trPr>
        <w:tc>
          <w:tcPr>
            <w:tcW w:w="699" w:type="dxa"/>
            <w:vMerge w:val="restart"/>
            <w:tcBorders>
              <w:top w:val="nil"/>
              <w:left w:val="single" w:color="auto" w:sz="8" w:space="0"/>
              <w:bottom w:val="single" w:color="000000"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非授权采集风险</w:t>
            </w: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06-FX-01</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评估人员通过文件审查的方式，检查与用户签订的用户协议中是否包含收集用户信息的范围、类型及使用目的等内容。</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hint="eastAsia" w:ascii="微软雅黑" w:hAnsi="微软雅黑" w:eastAsia="微软雅黑" w:cs="宋体"/>
                <w:kern w:val="0"/>
                <w:sz w:val="18"/>
                <w:szCs w:val="18"/>
              </w:rPr>
            </w:pPr>
            <w:r>
              <w:rPr>
                <w:rFonts w:hint="eastAsia" w:ascii="微软雅黑" w:hAnsi="微软雅黑" w:eastAsia="微软雅黑" w:cs="宋体"/>
                <w:kern w:val="0"/>
                <w:sz w:val="18"/>
                <w:szCs w:val="18"/>
              </w:rPr>
              <w:t>协议中声明收集如下信息：</w:t>
            </w:r>
          </w:p>
          <w:p>
            <w:pPr>
              <w:widowControl/>
              <w:spacing w:line="240" w:lineRule="auto"/>
              <w:ind w:firstLine="0" w:firstLineChars="0"/>
              <w:jc w:val="center"/>
              <w:rPr>
                <w:rFonts w:hint="eastAsia" w:ascii="微软雅黑" w:hAnsi="微软雅黑" w:eastAsia="微软雅黑" w:cs="宋体"/>
                <w:kern w:val="0"/>
                <w:sz w:val="18"/>
                <w:szCs w:val="18"/>
              </w:rPr>
            </w:pPr>
            <w:r>
              <w:rPr>
                <w:rFonts w:hint="eastAsia" w:ascii="微软雅黑" w:hAnsi="微软雅黑" w:eastAsia="微软雅黑" w:cs="宋体"/>
                <w:kern w:val="0"/>
                <w:sz w:val="18"/>
                <w:szCs w:val="18"/>
              </w:rPr>
              <w:t>1、家长用户手机号码；</w:t>
            </w:r>
          </w:p>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2、被守护用户手机号码及上网数据。</w:t>
            </w:r>
          </w:p>
        </w:tc>
      </w:tr>
      <w:tr>
        <w:tblPrEx>
          <w:tblLayout w:type="fixed"/>
          <w:tblCellMar>
            <w:top w:w="0" w:type="dxa"/>
            <w:left w:w="108" w:type="dxa"/>
            <w:bottom w:w="0" w:type="dxa"/>
            <w:right w:w="108" w:type="dxa"/>
          </w:tblCellMar>
        </w:tblPrEx>
        <w:trPr>
          <w:trHeight w:val="1332"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06-FX-02</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评估人员通过人员访谈的方式，检查业务系统采集的数据结果是否包含超出明确告知给用户的信息收集范围、类型及使用目的等内容。</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不包含超范围信息收集或使用</w:t>
            </w:r>
          </w:p>
        </w:tc>
      </w:tr>
      <w:tr>
        <w:tblPrEx>
          <w:tblLayout w:type="fixed"/>
          <w:tblCellMar>
            <w:top w:w="0" w:type="dxa"/>
            <w:left w:w="108" w:type="dxa"/>
            <w:bottom w:w="0" w:type="dxa"/>
            <w:right w:w="108" w:type="dxa"/>
          </w:tblCellMar>
        </w:tblPrEx>
        <w:trPr>
          <w:trHeight w:val="804" w:hRule="atLeast"/>
        </w:trPr>
        <w:tc>
          <w:tcPr>
            <w:tcW w:w="699" w:type="dxa"/>
            <w:vMerge w:val="restart"/>
            <w:tcBorders>
              <w:top w:val="nil"/>
              <w:left w:val="single" w:color="auto" w:sz="8" w:space="0"/>
              <w:bottom w:val="single" w:color="000000"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数据存储风险</w:t>
            </w: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07-FX-01</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评估人员通过人员访谈的方式，了解业务系统是否提供面向外部用户的服务。</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面向个人用户提供服务</w:t>
            </w:r>
          </w:p>
        </w:tc>
      </w:tr>
      <w:tr>
        <w:tblPrEx>
          <w:tblLayout w:type="fixed"/>
          <w:tblCellMar>
            <w:top w:w="0" w:type="dxa"/>
            <w:left w:w="108" w:type="dxa"/>
            <w:bottom w:w="0" w:type="dxa"/>
            <w:right w:w="108" w:type="dxa"/>
          </w:tblCellMar>
        </w:tblPrEx>
        <w:trPr>
          <w:trHeight w:val="804"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07-FX-02</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评估人员通过人员访谈的方式，了解业务系统是否存在与公网的访问接口。</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业务的微信公众号涉及与公网的接口</w:t>
            </w:r>
          </w:p>
        </w:tc>
      </w:tr>
      <w:tr>
        <w:tblPrEx>
          <w:tblLayout w:type="fixed"/>
          <w:tblCellMar>
            <w:top w:w="0" w:type="dxa"/>
            <w:left w:w="108" w:type="dxa"/>
            <w:bottom w:w="0" w:type="dxa"/>
            <w:right w:w="108" w:type="dxa"/>
          </w:tblCellMar>
        </w:tblPrEx>
        <w:trPr>
          <w:trHeight w:val="1068"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07-FX-03</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评估人员通过文件审查的方式，检查针对业务系统是否制定了网络设备与安全设备配置安全规范。</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制定了相关规范</w:t>
            </w:r>
          </w:p>
        </w:tc>
      </w:tr>
      <w:tr>
        <w:tblPrEx>
          <w:tblLayout w:type="fixed"/>
          <w:tblCellMar>
            <w:top w:w="0" w:type="dxa"/>
            <w:left w:w="108" w:type="dxa"/>
            <w:bottom w:w="0" w:type="dxa"/>
            <w:right w:w="108" w:type="dxa"/>
          </w:tblCellMar>
        </w:tblPrEx>
        <w:trPr>
          <w:trHeight w:val="1332"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07-FX-04</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评估人员通过人员访谈的方式，检查在保持系统运行稳定的前提下，针对业务系统是否承诺能够对相关设备的操作系统和关键服务协议及时安装更新或补丁。</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根据相关的安全规范要求对相关操作系统及关键服务协议进行更新</w:t>
            </w:r>
          </w:p>
        </w:tc>
      </w:tr>
      <w:tr>
        <w:tblPrEx>
          <w:tblLayout w:type="fixed"/>
          <w:tblCellMar>
            <w:top w:w="0" w:type="dxa"/>
            <w:left w:w="108" w:type="dxa"/>
            <w:bottom w:w="0" w:type="dxa"/>
            <w:right w:w="108" w:type="dxa"/>
          </w:tblCellMar>
        </w:tblPrEx>
        <w:trPr>
          <w:trHeight w:val="804" w:hRule="atLeast"/>
        </w:trPr>
        <w:tc>
          <w:tcPr>
            <w:tcW w:w="699" w:type="dxa"/>
            <w:vMerge w:val="restart"/>
            <w:tcBorders>
              <w:top w:val="nil"/>
              <w:left w:val="single" w:color="auto" w:sz="8" w:space="0"/>
              <w:bottom w:val="nil"/>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数据管理风险</w:t>
            </w: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08-FX-01</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评估人员通过人员访谈的方式，检查是否对数据信息的访问进行权限管理。</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对数据信息访问进行权限管理</w:t>
            </w:r>
          </w:p>
        </w:tc>
      </w:tr>
      <w:tr>
        <w:tblPrEx>
          <w:tblLayout w:type="fixed"/>
          <w:tblCellMar>
            <w:top w:w="0" w:type="dxa"/>
            <w:left w:w="108" w:type="dxa"/>
            <w:bottom w:w="0" w:type="dxa"/>
            <w:right w:w="108" w:type="dxa"/>
          </w:tblCellMar>
        </w:tblPrEx>
        <w:trPr>
          <w:trHeight w:val="804" w:hRule="atLeast"/>
        </w:trPr>
        <w:tc>
          <w:tcPr>
            <w:tcW w:w="699" w:type="dxa"/>
            <w:vMerge w:val="continue"/>
            <w:tcBorders>
              <w:top w:val="nil"/>
              <w:left w:val="single" w:color="auto" w:sz="8" w:space="0"/>
              <w:bottom w:val="nil"/>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08-FX-02</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评估人员通过文件审查的方式，检查是否制定了相应的应急处置计划和配套的处置措施。</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制定了应急处置计划</w:t>
            </w:r>
          </w:p>
        </w:tc>
      </w:tr>
      <w:tr>
        <w:tblPrEx>
          <w:tblLayout w:type="fixed"/>
          <w:tblCellMar>
            <w:top w:w="0" w:type="dxa"/>
            <w:left w:w="108" w:type="dxa"/>
            <w:bottom w:w="0" w:type="dxa"/>
            <w:right w:w="108" w:type="dxa"/>
          </w:tblCellMar>
        </w:tblPrEx>
        <w:trPr>
          <w:trHeight w:val="804" w:hRule="atLeast"/>
        </w:trPr>
        <w:tc>
          <w:tcPr>
            <w:tcW w:w="699" w:type="dxa"/>
            <w:vMerge w:val="continue"/>
            <w:tcBorders>
              <w:top w:val="nil"/>
              <w:left w:val="single" w:color="auto" w:sz="8" w:space="0"/>
              <w:bottom w:val="nil"/>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08-FX-03</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评估人员通过文件审查、人员访谈的方式，检查是否制定了数据安全监督的相关管理办法。</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color w:val="FF0000"/>
                <w:kern w:val="0"/>
                <w:sz w:val="18"/>
                <w:szCs w:val="18"/>
              </w:rPr>
              <w:t>待补充</w:t>
            </w:r>
          </w:p>
        </w:tc>
      </w:tr>
      <w:tr>
        <w:tblPrEx>
          <w:tblLayout w:type="fixed"/>
          <w:tblCellMar>
            <w:top w:w="0" w:type="dxa"/>
            <w:left w:w="108" w:type="dxa"/>
            <w:bottom w:w="0" w:type="dxa"/>
            <w:right w:w="108" w:type="dxa"/>
          </w:tblCellMar>
        </w:tblPrEx>
        <w:trPr>
          <w:trHeight w:val="804" w:hRule="atLeast"/>
        </w:trPr>
        <w:tc>
          <w:tcPr>
            <w:tcW w:w="699" w:type="dxa"/>
            <w:tcBorders>
              <w:top w:val="nil"/>
              <w:left w:val="single" w:color="auto" w:sz="8" w:space="0"/>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数据传输风险</w:t>
            </w: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09-FX-01</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评估人员通过人员访谈的方式，查看是否对内部数据传输链路采取了技术防护手段。</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bookmarkStart w:id="16" w:name="RANGE!E41"/>
            <w:r>
              <w:rPr>
                <w:rFonts w:hint="eastAsia" w:ascii="微软雅黑" w:hAnsi="微软雅黑" w:eastAsia="微软雅黑" w:cs="宋体"/>
                <w:kern w:val="0"/>
                <w:sz w:val="18"/>
                <w:szCs w:val="18"/>
              </w:rPr>
              <w:t>内部传输链路采取了相应的防护手段</w:t>
            </w:r>
            <w:bookmarkEnd w:id="16"/>
          </w:p>
        </w:tc>
      </w:tr>
      <w:tr>
        <w:tblPrEx>
          <w:tblLayout w:type="fixed"/>
          <w:tblCellMar>
            <w:top w:w="0" w:type="dxa"/>
            <w:left w:w="108" w:type="dxa"/>
            <w:bottom w:w="0" w:type="dxa"/>
            <w:right w:w="108" w:type="dxa"/>
          </w:tblCellMar>
        </w:tblPrEx>
        <w:trPr>
          <w:trHeight w:val="804" w:hRule="atLeast"/>
        </w:trPr>
        <w:tc>
          <w:tcPr>
            <w:tcW w:w="699" w:type="dxa"/>
            <w:vMerge w:val="restart"/>
            <w:tcBorders>
              <w:top w:val="nil"/>
              <w:left w:val="single" w:color="auto" w:sz="8" w:space="0"/>
              <w:bottom w:val="single" w:color="000000"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数据加工风险</w:t>
            </w: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10-FX-01</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评估人员通过人员访谈的方式，询问采取的数据加工方式。</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用户上网数据分析</w:t>
            </w:r>
          </w:p>
        </w:tc>
      </w:tr>
      <w:tr>
        <w:tblPrEx>
          <w:tblLayout w:type="fixed"/>
          <w:tblCellMar>
            <w:top w:w="0" w:type="dxa"/>
            <w:left w:w="108" w:type="dxa"/>
            <w:bottom w:w="0" w:type="dxa"/>
            <w:right w:w="108" w:type="dxa"/>
          </w:tblCellMar>
        </w:tblPrEx>
        <w:trPr>
          <w:trHeight w:val="1068"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10-FX-02</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评估人员通过人员访谈的方式，询问数据加工中使用的用户数据类型，并与明确告知给用户的数据挖掘范围进行对比</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上网流量、APP使用情况分析，已明确告知用户数据挖掘范围。</w:t>
            </w:r>
          </w:p>
        </w:tc>
      </w:tr>
      <w:tr>
        <w:tblPrEx>
          <w:tblLayout w:type="fixed"/>
          <w:tblCellMar>
            <w:top w:w="0" w:type="dxa"/>
            <w:left w:w="108" w:type="dxa"/>
            <w:bottom w:w="0" w:type="dxa"/>
            <w:right w:w="108" w:type="dxa"/>
          </w:tblCellMar>
        </w:tblPrEx>
        <w:trPr>
          <w:trHeight w:val="804"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10-FX-03</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评估人员通过人员访谈的方式，询问在进行数据分析和挖掘的过程中，是否进行了数据脱敏。</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数据进行了脱敏处理，数据分析不涉及用户访问内容等</w:t>
            </w:r>
          </w:p>
        </w:tc>
      </w:tr>
      <w:tr>
        <w:tblPrEx>
          <w:tblLayout w:type="fixed"/>
          <w:tblCellMar>
            <w:top w:w="0" w:type="dxa"/>
            <w:left w:w="108" w:type="dxa"/>
            <w:bottom w:w="0" w:type="dxa"/>
            <w:right w:w="108" w:type="dxa"/>
          </w:tblCellMar>
        </w:tblPrEx>
        <w:trPr>
          <w:trHeight w:val="1068"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10-FX-04</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评估人员需通过人员访谈的方式，询问数据挖掘分析后是否会形成国家关键数据，是否具备相应的保障能力。</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不涉及国家关键数据</w:t>
            </w:r>
          </w:p>
        </w:tc>
      </w:tr>
      <w:tr>
        <w:tblPrEx>
          <w:tblLayout w:type="fixed"/>
          <w:tblCellMar>
            <w:top w:w="0" w:type="dxa"/>
            <w:left w:w="108" w:type="dxa"/>
            <w:bottom w:w="0" w:type="dxa"/>
            <w:right w:w="108" w:type="dxa"/>
          </w:tblCellMar>
        </w:tblPrEx>
        <w:trPr>
          <w:trHeight w:val="1068" w:hRule="atLeast"/>
        </w:trPr>
        <w:tc>
          <w:tcPr>
            <w:tcW w:w="699" w:type="dxa"/>
            <w:vMerge w:val="restart"/>
            <w:tcBorders>
              <w:top w:val="nil"/>
              <w:left w:val="single" w:color="auto" w:sz="8" w:space="0"/>
              <w:bottom w:val="single" w:color="000000"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数据转移风险</w:t>
            </w: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11-FX-01</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评估人员通过人员访谈和文件审查的方式，询问接收数据的第三方的安全防护能力情况。</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不涉及数据向第三方转移</w:t>
            </w:r>
          </w:p>
        </w:tc>
      </w:tr>
      <w:tr>
        <w:tblPrEx>
          <w:tblLayout w:type="fixed"/>
          <w:tblCellMar>
            <w:top w:w="0" w:type="dxa"/>
            <w:left w:w="108" w:type="dxa"/>
            <w:bottom w:w="0" w:type="dxa"/>
            <w:right w:w="108" w:type="dxa"/>
          </w:tblCellMar>
        </w:tblPrEx>
        <w:trPr>
          <w:trHeight w:val="804"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11-FX-02</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评估人员采用人员访谈和文件审查的方式，询问提供给第三方的数据类型。</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不涉及数据向第三方转移</w:t>
            </w:r>
          </w:p>
        </w:tc>
      </w:tr>
      <w:tr>
        <w:tblPrEx>
          <w:tblLayout w:type="fixed"/>
          <w:tblCellMar>
            <w:top w:w="0" w:type="dxa"/>
            <w:left w:w="108" w:type="dxa"/>
            <w:bottom w:w="0" w:type="dxa"/>
            <w:right w:w="108" w:type="dxa"/>
          </w:tblCellMar>
        </w:tblPrEx>
        <w:trPr>
          <w:trHeight w:val="1332"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11-FX-03</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评估人员采取人员访谈和文件审查的方式，查看与第三方签订的协议中是否包含数据使用权限的内容，以及第三方对数据使用情况调查。</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不涉及数据向第三方转移</w:t>
            </w:r>
          </w:p>
        </w:tc>
      </w:tr>
      <w:tr>
        <w:tblPrEx>
          <w:tblLayout w:type="fixed"/>
          <w:tblCellMar>
            <w:top w:w="0" w:type="dxa"/>
            <w:left w:w="108" w:type="dxa"/>
            <w:bottom w:w="0" w:type="dxa"/>
            <w:right w:w="108" w:type="dxa"/>
          </w:tblCellMar>
        </w:tblPrEx>
        <w:trPr>
          <w:trHeight w:val="1068"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11-FX-04</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评估人员采取人员访谈和文件审查的方式，询问是否对第三方进行必要的安全监督管理，并查阅相关记录。</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不涉及数据向第三方转移</w:t>
            </w:r>
          </w:p>
        </w:tc>
      </w:tr>
      <w:tr>
        <w:tblPrEx>
          <w:tblLayout w:type="fixed"/>
          <w:tblCellMar>
            <w:top w:w="0" w:type="dxa"/>
            <w:left w:w="108" w:type="dxa"/>
            <w:bottom w:w="0" w:type="dxa"/>
            <w:right w:w="108" w:type="dxa"/>
          </w:tblCellMar>
        </w:tblPrEx>
        <w:trPr>
          <w:trHeight w:val="804" w:hRule="atLeast"/>
        </w:trPr>
        <w:tc>
          <w:tcPr>
            <w:tcW w:w="699" w:type="dxa"/>
            <w:tcBorders>
              <w:top w:val="nil"/>
              <w:left w:val="single" w:color="auto" w:sz="8" w:space="0"/>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数据删除风险</w:t>
            </w: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12-FX-01</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评估人员采取人员访谈和文件审查的方式，询问是否为用户提供删除个人信息的服务。</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提供账号解除绑定、删除个人信息服务</w:t>
            </w:r>
          </w:p>
        </w:tc>
      </w:tr>
      <w:tr>
        <w:tblPrEx>
          <w:tblLayout w:type="fixed"/>
          <w:tblCellMar>
            <w:top w:w="0" w:type="dxa"/>
            <w:left w:w="108" w:type="dxa"/>
            <w:bottom w:w="0" w:type="dxa"/>
            <w:right w:w="108" w:type="dxa"/>
          </w:tblCellMar>
        </w:tblPrEx>
        <w:trPr>
          <w:trHeight w:val="1596" w:hRule="atLeast"/>
        </w:trPr>
        <w:tc>
          <w:tcPr>
            <w:tcW w:w="699" w:type="dxa"/>
            <w:vMerge w:val="restart"/>
            <w:tcBorders>
              <w:top w:val="nil"/>
              <w:left w:val="single" w:color="auto" w:sz="8" w:space="0"/>
              <w:bottom w:val="single" w:color="000000"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业务运行安全风险</w:t>
            </w: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13-FX-01</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评估人员通过人员访谈、演示查验等方式，了解被评估业务是否采集、存储、管理、传输、加工、转移、删除能够识别自然人个人身份或反应自然人活动的用户个人信息。</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hint="eastAsia" w:ascii="微软雅黑" w:hAnsi="微软雅黑" w:eastAsia="微软雅黑" w:cs="宋体"/>
                <w:color w:val="FF0000"/>
                <w:kern w:val="0"/>
                <w:sz w:val="18"/>
                <w:szCs w:val="18"/>
                <w:lang w:eastAsia="zh-CN"/>
              </w:rPr>
            </w:pPr>
            <w:ins w:id="9" w:author="Song" w:date="2019-04-12T10:09:58Z">
              <w:r>
                <w:rPr>
                  <w:rFonts w:hint="eastAsia" w:ascii="微软雅黑" w:hAnsi="微软雅黑" w:eastAsia="微软雅黑" w:cs="宋体"/>
                  <w:color w:val="FF0000"/>
                  <w:kern w:val="0"/>
                  <w:sz w:val="18"/>
                  <w:szCs w:val="18"/>
                  <w:lang w:val="en-US" w:eastAsia="zh-CN"/>
                </w:rPr>
                <w:t>传输</w:t>
              </w:r>
            </w:ins>
            <w:ins w:id="10" w:author="Song" w:date="2019-04-12T10:10:00Z">
              <w:r>
                <w:rPr>
                  <w:rFonts w:hint="eastAsia" w:ascii="微软雅黑" w:hAnsi="微软雅黑" w:eastAsia="微软雅黑" w:cs="宋体"/>
                  <w:color w:val="FF0000"/>
                  <w:kern w:val="0"/>
                  <w:sz w:val="18"/>
                  <w:szCs w:val="18"/>
                  <w:lang w:val="en-US" w:eastAsia="zh-CN"/>
                </w:rPr>
                <w:t>数据</w:t>
              </w:r>
            </w:ins>
            <w:r>
              <w:rPr>
                <w:rFonts w:hint="eastAsia" w:ascii="微软雅黑" w:hAnsi="微软雅黑" w:eastAsia="微软雅黑" w:cs="宋体"/>
                <w:color w:val="FF0000"/>
                <w:kern w:val="0"/>
                <w:sz w:val="18"/>
                <w:szCs w:val="18"/>
              </w:rPr>
              <w:t>包括用户手机号、位置信息（非精确位置信息，仅为基站大致覆盖范围）等</w:t>
            </w:r>
            <w:ins w:id="11" w:author="Song" w:date="2019-04-11T16:22:04Z">
              <w:r>
                <w:rPr>
                  <w:rFonts w:hint="eastAsia" w:ascii="微软雅黑" w:hAnsi="微软雅黑" w:eastAsia="微软雅黑" w:cs="宋体"/>
                  <w:color w:val="FF0000"/>
                  <w:kern w:val="0"/>
                  <w:sz w:val="18"/>
                  <w:szCs w:val="18"/>
                  <w:lang w:eastAsia="zh-CN"/>
                </w:rPr>
                <w:t>，</w:t>
              </w:r>
            </w:ins>
            <w:ins w:id="12" w:author="Song" w:date="2019-04-11T16:22:06Z">
              <w:r>
                <w:rPr>
                  <w:rFonts w:hint="eastAsia" w:ascii="微软雅黑" w:hAnsi="微软雅黑" w:eastAsia="微软雅黑" w:cs="宋体"/>
                  <w:color w:val="FF0000"/>
                  <w:kern w:val="0"/>
                  <w:sz w:val="18"/>
                  <w:szCs w:val="18"/>
                  <w:lang w:val="en-US" w:eastAsia="zh-CN"/>
                </w:rPr>
                <w:t>其中</w:t>
              </w:r>
            </w:ins>
            <w:ins w:id="13" w:author="Song" w:date="2019-04-11T16:22:01Z">
              <w:r>
                <w:rPr>
                  <w:rFonts w:hint="eastAsia" w:ascii="微软雅黑" w:hAnsi="微软雅黑" w:eastAsia="微软雅黑" w:cs="宋体"/>
                  <w:color w:val="FF0000"/>
                  <w:kern w:val="0"/>
                  <w:sz w:val="18"/>
                  <w:szCs w:val="18"/>
                  <w:rPrChange w:id="14" w:author="Song" w:date="2019-04-11T16:22:01Z">
                    <w:rPr>
                      <w:rFonts w:hint="eastAsia"/>
                    </w:rPr>
                  </w:rPrChange>
                </w:rPr>
                <w:t>用户手机号传输采用加密的方式，用户位置信息通过接口调用传输给业务系统，业务系统不做存储。</w:t>
              </w:r>
            </w:ins>
            <w:ins w:id="15" w:author="Song" w:date="2019-04-11T16:21:58Z">
              <w:r>
                <w:rPr>
                  <w:rFonts w:hint="eastAsia" w:ascii="微软雅黑" w:hAnsi="微软雅黑" w:eastAsia="微软雅黑" w:cs="宋体"/>
                  <w:color w:val="FF0000"/>
                  <w:kern w:val="0"/>
                  <w:sz w:val="18"/>
                  <w:szCs w:val="18"/>
                  <w:lang w:eastAsia="zh-CN"/>
                </w:rPr>
                <w:t>，</w:t>
              </w:r>
            </w:ins>
          </w:p>
        </w:tc>
      </w:tr>
      <w:tr>
        <w:tblPrEx>
          <w:tblLayout w:type="fixed"/>
          <w:tblCellMar>
            <w:top w:w="0" w:type="dxa"/>
            <w:left w:w="108" w:type="dxa"/>
            <w:bottom w:w="0" w:type="dxa"/>
            <w:right w:w="108" w:type="dxa"/>
          </w:tblCellMar>
        </w:tblPrEx>
        <w:trPr>
          <w:trHeight w:val="1332"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13-FX-02</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评估人员通过人员访谈的方式，了解被评估业务的业务逻辑，包括业务规则、业务流程等的合规性和合理性。</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在业务规则</w:t>
            </w:r>
            <w:r>
              <w:rPr>
                <w:rFonts w:hint="eastAsia" w:ascii="宋体" w:hAnsi="宋体" w:eastAsia="宋体" w:cs="宋体"/>
                <w:color w:val="FF0000"/>
                <w:kern w:val="0"/>
                <w:sz w:val="18"/>
                <w:szCs w:val="18"/>
              </w:rPr>
              <w:t>、</w:t>
            </w:r>
            <w:r>
              <w:rPr>
                <w:rFonts w:hint="eastAsia" w:ascii="微软雅黑" w:hAnsi="微软雅黑" w:eastAsia="微软雅黑" w:cs="宋体"/>
                <w:color w:val="FF0000"/>
                <w:kern w:val="0"/>
                <w:sz w:val="18"/>
                <w:szCs w:val="18"/>
              </w:rPr>
              <w:t>业务流程合规性方面存在风险，因涉及用户上网隐私行为，应明确该业务添加守护号码是否注册在用户同一身份证号下；且不同手机号可以相互添加守护，与该业务规则不符合。</w:t>
            </w:r>
          </w:p>
        </w:tc>
      </w:tr>
      <w:tr>
        <w:tblPrEx>
          <w:tblLayout w:type="fixed"/>
          <w:tblCellMar>
            <w:top w:w="0" w:type="dxa"/>
            <w:left w:w="108" w:type="dxa"/>
            <w:bottom w:w="0" w:type="dxa"/>
            <w:right w:w="108" w:type="dxa"/>
          </w:tblCellMar>
        </w:tblPrEx>
        <w:trPr>
          <w:trHeight w:val="1068"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13-FX-03</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评估人员通过人员访谈的方式，了解被评估业务是否包含电信业务涉及的电信网码号资源、电信线路等。</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该业务不包含该功能属性</w:t>
            </w:r>
          </w:p>
        </w:tc>
      </w:tr>
      <w:tr>
        <w:tblPrEx>
          <w:tblLayout w:type="fixed"/>
          <w:tblCellMar>
            <w:top w:w="0" w:type="dxa"/>
            <w:left w:w="108" w:type="dxa"/>
            <w:bottom w:w="0" w:type="dxa"/>
            <w:right w:w="108" w:type="dxa"/>
          </w:tblCellMar>
        </w:tblPrEx>
        <w:trPr>
          <w:trHeight w:val="804"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13-FX-04</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评估人员通过人员访谈的方式，了解业务是否具有并发语音呼叫、话务转接等功能。</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该业务不包含该功能属性</w:t>
            </w:r>
          </w:p>
        </w:tc>
      </w:tr>
      <w:tr>
        <w:tblPrEx>
          <w:tblLayout w:type="fixed"/>
          <w:tblCellMar>
            <w:top w:w="0" w:type="dxa"/>
            <w:left w:w="108" w:type="dxa"/>
            <w:bottom w:w="0" w:type="dxa"/>
            <w:right w:w="108" w:type="dxa"/>
          </w:tblCellMar>
        </w:tblPrEx>
        <w:trPr>
          <w:trHeight w:val="804"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13-FX-05</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评估人员通过人员访谈、演示查验等方式，了解业务是否租用语音专线外呼。</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该业务不包含该功能属性</w:t>
            </w:r>
          </w:p>
        </w:tc>
      </w:tr>
      <w:tr>
        <w:tblPrEx>
          <w:tblLayout w:type="fixed"/>
          <w:tblCellMar>
            <w:top w:w="0" w:type="dxa"/>
            <w:left w:w="108" w:type="dxa"/>
            <w:bottom w:w="0" w:type="dxa"/>
            <w:right w:w="108" w:type="dxa"/>
          </w:tblCellMar>
        </w:tblPrEx>
        <w:trPr>
          <w:trHeight w:val="804" w:hRule="atLeast"/>
        </w:trPr>
        <w:tc>
          <w:tcPr>
            <w:tcW w:w="699"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92"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13-FX-06</w:t>
            </w:r>
          </w:p>
        </w:tc>
        <w:tc>
          <w:tcPr>
            <w:tcW w:w="269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评估人员通过人员访谈的方式，了解被评估业务是否包含码号传送功能。</w:t>
            </w:r>
          </w:p>
        </w:tc>
        <w:tc>
          <w:tcPr>
            <w:tcW w:w="111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464"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该业务不包含该功能属性</w:t>
            </w:r>
          </w:p>
        </w:tc>
      </w:tr>
    </w:tbl>
    <w:p>
      <w:pPr>
        <w:pStyle w:val="3"/>
      </w:pPr>
      <w:bookmarkStart w:id="17" w:name="_Toc529524268"/>
      <w:r>
        <w:rPr>
          <w:rFonts w:hint="eastAsia"/>
        </w:rPr>
        <w:t>风险说明</w:t>
      </w:r>
      <w:bookmarkEnd w:id="17"/>
    </w:p>
    <w:p>
      <w:pPr>
        <w:ind w:firstLine="640"/>
      </w:pPr>
      <w:r>
        <w:rPr>
          <w:rFonts w:hint="eastAsia"/>
        </w:rPr>
        <w:t>通过梳理联通家庭卫士</w:t>
      </w:r>
      <w:r>
        <w:rPr>
          <w:rFonts w:hint="cs"/>
        </w:rPr>
        <w:t>•</w:t>
      </w:r>
      <w:r>
        <w:rPr>
          <w:rFonts w:hint="eastAsia"/>
        </w:rPr>
        <w:t>亲子守护业务的应用安全风险、业务平台安全风险、Web应用安全风险、客户端安全风险、业务逻辑安全风险、非授权采集风险、数据存储风险、数据管理风险、数据传输风险、数据加工风险、数据转移风险、数据删除风险，可识别出联通家庭卫士</w:t>
      </w:r>
      <w:r>
        <w:rPr>
          <w:rFonts w:hint="cs"/>
        </w:rPr>
        <w:t>•</w:t>
      </w:r>
      <w:r>
        <w:rPr>
          <w:rFonts w:hint="eastAsia"/>
        </w:rPr>
        <w:t>亲子守护业务主要风险点在于：</w:t>
      </w:r>
    </w:p>
    <w:p>
      <w:pPr>
        <w:ind w:firstLine="640"/>
        <w:rPr>
          <w:rFonts w:hint="eastAsia"/>
        </w:rPr>
      </w:pPr>
      <w:r>
        <w:rPr>
          <w:rFonts w:hint="eastAsia"/>
        </w:rPr>
        <w:t>（1）</w:t>
      </w:r>
      <w:r>
        <w:t>01-FX-</w:t>
      </w:r>
      <w:r>
        <w:rPr>
          <w:rFonts w:hint="eastAsia"/>
        </w:rPr>
        <w:t>05、01-FX-09</w:t>
      </w:r>
      <w:r>
        <w:t xml:space="preserve"> </w:t>
      </w:r>
      <w:r>
        <w:rPr>
          <w:rFonts w:hint="eastAsia"/>
        </w:rPr>
        <w:t>信息承载格式多样新及信息生成风险：联通家庭卫士</w:t>
      </w:r>
      <w:r>
        <w:rPr>
          <w:rFonts w:hint="cs"/>
        </w:rPr>
        <w:t>•</w:t>
      </w:r>
      <w:r>
        <w:rPr>
          <w:rFonts w:hint="eastAsia"/>
        </w:rPr>
        <w:t>亲子守护业务中发布展示的教育资讯推荐包含有文本、图片等多种信息承载格式，审核难度较高；同时，业务发布信息源由第三方引入（如千龙网等），生成发布的信息不是由运营企业产生，且来源不唯一，给违法信息监测处置带来风险。</w:t>
      </w:r>
    </w:p>
    <w:p>
      <w:pPr>
        <w:ind w:firstLine="640"/>
      </w:pPr>
      <w:r>
        <w:rPr>
          <w:rFonts w:hint="eastAsia"/>
        </w:rPr>
        <w:t>（2）</w:t>
      </w:r>
      <w:r>
        <w:t xml:space="preserve">02-FX-05 </w:t>
      </w:r>
      <w:r>
        <w:rPr>
          <w:rFonts w:hint="eastAsia"/>
        </w:rPr>
        <w:t>合作风险：本次评估过程中未见到联通在线公司制定对第三方合作单位安全管理办法，同时缺少对联通家庭卫士</w:t>
      </w:r>
      <w:r>
        <w:rPr>
          <w:rFonts w:hint="cs"/>
        </w:rPr>
        <w:t>•</w:t>
      </w:r>
      <w:r>
        <w:rPr>
          <w:rFonts w:hint="eastAsia"/>
        </w:rPr>
        <w:t>亲子守护业务第三方合作单位信息安全责任划分，未发现对合作单位恒安嘉新的信息安全保障能力评估文档。</w:t>
      </w:r>
    </w:p>
    <w:p>
      <w:pPr>
        <w:ind w:firstLine="640"/>
        <w:sectPr>
          <w:pgSz w:w="11906" w:h="16838"/>
          <w:pgMar w:top="1440" w:right="1797" w:bottom="1440" w:left="1287" w:header="851" w:footer="992" w:gutter="0"/>
          <w:cols w:space="425" w:num="1"/>
          <w:docGrid w:type="linesAndChars" w:linePitch="312" w:charSpace="0"/>
        </w:sectPr>
      </w:pPr>
      <w:r>
        <w:rPr>
          <w:rFonts w:hint="eastAsia"/>
        </w:rPr>
        <w:t>（3）</w:t>
      </w:r>
      <w:r>
        <w:t xml:space="preserve">13-FX-02 </w:t>
      </w:r>
      <w:r>
        <w:rPr>
          <w:rFonts w:hint="eastAsia"/>
        </w:rPr>
        <w:t>业务规则、流程风险：联通家庭卫士</w:t>
      </w:r>
      <w:r>
        <w:rPr>
          <w:rFonts w:hint="cs"/>
        </w:rPr>
        <w:t>•</w:t>
      </w:r>
      <w:r>
        <w:rPr>
          <w:rFonts w:hint="eastAsia"/>
        </w:rPr>
        <w:t>亲子守护业务不同手机号之间可以相互添加为守护号码，能够相互监看手机上网行为，与业务规则要求存在一定差别；同时，由于因涉及用户上网行为分析、上网管理、位置定位等用户个人隐私信息（用户为孩子家长），建议应明确该业务添加守护号码注册在同一用户身份证号下，以避免产生用户隐私信息泄露风险。</w:t>
      </w:r>
    </w:p>
    <w:p>
      <w:pPr>
        <w:pStyle w:val="2"/>
      </w:pPr>
      <w:bookmarkStart w:id="18" w:name="_Toc529524269"/>
      <w:r>
        <w:rPr>
          <w:rFonts w:hint="eastAsia"/>
        </w:rPr>
        <w:t>配套安全管理措施</w:t>
      </w:r>
      <w:bookmarkEnd w:id="18"/>
    </w:p>
    <w:p>
      <w:pPr>
        <w:pStyle w:val="3"/>
      </w:pPr>
      <w:bookmarkStart w:id="19" w:name="_Toc529524270"/>
      <w:r>
        <w:rPr>
          <w:rFonts w:hint="eastAsia"/>
        </w:rPr>
        <w:t>整体安全保障能力分析表</w:t>
      </w:r>
      <w:bookmarkEnd w:id="19"/>
    </w:p>
    <w:p>
      <w:pPr>
        <w:ind w:firstLine="640"/>
      </w:pPr>
      <w:r>
        <w:rPr>
          <w:rFonts w:hint="eastAsia"/>
        </w:rPr>
        <w:t>联通家庭卫士</w:t>
      </w:r>
      <w:r>
        <w:rPr>
          <w:rFonts w:hint="cs"/>
        </w:rPr>
        <w:t>•</w:t>
      </w:r>
      <w:r>
        <w:rPr>
          <w:rFonts w:hint="eastAsia"/>
        </w:rPr>
        <w:t>亲子守护整体保障能力分析过程如下表所示：</w:t>
      </w:r>
    </w:p>
    <w:tbl>
      <w:tblPr>
        <w:tblStyle w:val="17"/>
        <w:tblW w:w="8960" w:type="dxa"/>
        <w:tblInd w:w="0" w:type="dxa"/>
        <w:tblLayout w:type="fixed"/>
        <w:tblCellMar>
          <w:top w:w="0" w:type="dxa"/>
          <w:left w:w="108" w:type="dxa"/>
          <w:bottom w:w="0" w:type="dxa"/>
          <w:right w:w="108" w:type="dxa"/>
        </w:tblCellMar>
      </w:tblPr>
      <w:tblGrid>
        <w:gridCol w:w="613"/>
        <w:gridCol w:w="937"/>
        <w:gridCol w:w="2976"/>
        <w:gridCol w:w="851"/>
        <w:gridCol w:w="3583"/>
      </w:tblGrid>
      <w:tr>
        <w:tblPrEx>
          <w:tblLayout w:type="fixed"/>
          <w:tblCellMar>
            <w:top w:w="0" w:type="dxa"/>
            <w:left w:w="108" w:type="dxa"/>
            <w:bottom w:w="0" w:type="dxa"/>
            <w:right w:w="108" w:type="dxa"/>
          </w:tblCellMar>
        </w:tblPrEx>
        <w:trPr>
          <w:trHeight w:val="732" w:hRule="atLeast"/>
        </w:trPr>
        <w:tc>
          <w:tcPr>
            <w:tcW w:w="613" w:type="dxa"/>
            <w:tcBorders>
              <w:top w:val="single" w:color="auto" w:sz="8" w:space="0"/>
              <w:left w:val="single" w:color="auto" w:sz="8" w:space="0"/>
              <w:bottom w:val="single" w:color="auto" w:sz="8" w:space="0"/>
              <w:right w:val="single" w:color="auto" w:sz="8" w:space="0"/>
            </w:tcBorders>
            <w:shd w:val="clear" w:color="000000" w:fill="C0C0C0"/>
            <w:vAlign w:val="center"/>
          </w:tcPr>
          <w:p>
            <w:pPr>
              <w:widowControl/>
              <w:spacing w:line="240" w:lineRule="auto"/>
              <w:ind w:firstLine="0" w:firstLineChars="0"/>
              <w:jc w:val="center"/>
              <w:rPr>
                <w:rFonts w:ascii="微软雅黑" w:hAnsi="微软雅黑" w:eastAsia="微软雅黑" w:cs="宋体"/>
                <w:b/>
                <w:bCs/>
                <w:kern w:val="0"/>
                <w:sz w:val="18"/>
                <w:szCs w:val="18"/>
              </w:rPr>
            </w:pPr>
            <w:r>
              <w:rPr>
                <w:rFonts w:hint="eastAsia" w:ascii="微软雅黑" w:hAnsi="微软雅黑" w:eastAsia="微软雅黑" w:cs="宋体"/>
                <w:b/>
                <w:bCs/>
                <w:kern w:val="0"/>
                <w:sz w:val="18"/>
                <w:szCs w:val="18"/>
              </w:rPr>
              <w:t>保障能力类型</w:t>
            </w:r>
          </w:p>
        </w:tc>
        <w:tc>
          <w:tcPr>
            <w:tcW w:w="937" w:type="dxa"/>
            <w:tcBorders>
              <w:top w:val="single" w:color="auto" w:sz="8" w:space="0"/>
              <w:left w:val="nil"/>
              <w:bottom w:val="single" w:color="auto" w:sz="8" w:space="0"/>
              <w:right w:val="single" w:color="auto" w:sz="8" w:space="0"/>
            </w:tcBorders>
            <w:shd w:val="clear" w:color="000000" w:fill="C0C0C0"/>
            <w:vAlign w:val="center"/>
          </w:tcPr>
          <w:p>
            <w:pPr>
              <w:widowControl/>
              <w:spacing w:line="240" w:lineRule="auto"/>
              <w:ind w:firstLine="0" w:firstLineChars="0"/>
              <w:jc w:val="center"/>
              <w:rPr>
                <w:rFonts w:eastAsia="等线" w:cs="Times New Roman"/>
                <w:b/>
                <w:bCs/>
                <w:kern w:val="0"/>
                <w:sz w:val="18"/>
                <w:szCs w:val="18"/>
              </w:rPr>
            </w:pPr>
            <w:r>
              <w:rPr>
                <w:rFonts w:eastAsia="等线" w:cs="Times New Roman"/>
                <w:b/>
                <w:bCs/>
                <w:kern w:val="0"/>
                <w:sz w:val="18"/>
                <w:szCs w:val="18"/>
              </w:rPr>
              <w:t>BZ</w:t>
            </w:r>
            <w:r>
              <w:rPr>
                <w:rFonts w:hint="eastAsia" w:ascii="宋体" w:hAnsi="宋体" w:eastAsia="宋体" w:cs="Times New Roman"/>
                <w:b/>
                <w:bCs/>
                <w:kern w:val="0"/>
                <w:sz w:val="18"/>
                <w:szCs w:val="18"/>
              </w:rPr>
              <w:t>编号</w:t>
            </w:r>
          </w:p>
        </w:tc>
        <w:tc>
          <w:tcPr>
            <w:tcW w:w="2976" w:type="dxa"/>
            <w:tcBorders>
              <w:top w:val="single" w:color="auto" w:sz="8" w:space="0"/>
              <w:left w:val="nil"/>
              <w:bottom w:val="single" w:color="auto" w:sz="8" w:space="0"/>
              <w:right w:val="single" w:color="auto" w:sz="8" w:space="0"/>
            </w:tcBorders>
            <w:shd w:val="clear" w:color="000000" w:fill="C0C0C0"/>
            <w:vAlign w:val="center"/>
          </w:tcPr>
          <w:p>
            <w:pPr>
              <w:widowControl/>
              <w:spacing w:line="240" w:lineRule="auto"/>
              <w:ind w:firstLine="0" w:firstLineChars="0"/>
              <w:jc w:val="center"/>
              <w:rPr>
                <w:rFonts w:ascii="微软雅黑" w:hAnsi="微软雅黑" w:eastAsia="微软雅黑" w:cs="宋体"/>
                <w:b/>
                <w:bCs/>
                <w:kern w:val="0"/>
                <w:sz w:val="18"/>
                <w:szCs w:val="18"/>
              </w:rPr>
            </w:pPr>
            <w:r>
              <w:rPr>
                <w:rFonts w:hint="eastAsia" w:ascii="微软雅黑" w:hAnsi="微软雅黑" w:eastAsia="微软雅黑" w:cs="宋体"/>
                <w:b/>
                <w:bCs/>
                <w:kern w:val="0"/>
                <w:sz w:val="18"/>
                <w:szCs w:val="18"/>
              </w:rPr>
              <w:t>企业保障能力评估要点</w:t>
            </w:r>
          </w:p>
        </w:tc>
        <w:tc>
          <w:tcPr>
            <w:tcW w:w="851" w:type="dxa"/>
            <w:tcBorders>
              <w:top w:val="single" w:color="auto" w:sz="8" w:space="0"/>
              <w:left w:val="nil"/>
              <w:bottom w:val="single" w:color="auto" w:sz="8" w:space="0"/>
              <w:right w:val="single" w:color="auto" w:sz="8" w:space="0"/>
            </w:tcBorders>
            <w:shd w:val="clear" w:color="000000" w:fill="C0C0C0"/>
            <w:vAlign w:val="center"/>
          </w:tcPr>
          <w:p>
            <w:pPr>
              <w:widowControl/>
              <w:spacing w:line="240" w:lineRule="auto"/>
              <w:ind w:firstLine="0" w:firstLineChars="0"/>
              <w:jc w:val="center"/>
              <w:rPr>
                <w:rFonts w:ascii="微软雅黑" w:hAnsi="微软雅黑" w:eastAsia="微软雅黑" w:cs="宋体"/>
                <w:b/>
                <w:bCs/>
                <w:kern w:val="0"/>
                <w:sz w:val="18"/>
                <w:szCs w:val="18"/>
              </w:rPr>
            </w:pPr>
            <w:r>
              <w:rPr>
                <w:rFonts w:hint="eastAsia" w:ascii="微软雅黑" w:hAnsi="微软雅黑" w:eastAsia="微软雅黑" w:cs="宋体"/>
                <w:b/>
                <w:bCs/>
                <w:kern w:val="0"/>
                <w:sz w:val="18"/>
                <w:szCs w:val="18"/>
              </w:rPr>
              <w:t>评估</w:t>
            </w:r>
          </w:p>
          <w:p>
            <w:pPr>
              <w:widowControl/>
              <w:spacing w:line="240" w:lineRule="auto"/>
              <w:ind w:firstLine="0" w:firstLineChars="0"/>
              <w:jc w:val="center"/>
              <w:rPr>
                <w:rFonts w:ascii="微软雅黑" w:hAnsi="微软雅黑" w:eastAsia="微软雅黑" w:cs="宋体"/>
                <w:b/>
                <w:bCs/>
                <w:kern w:val="0"/>
                <w:sz w:val="18"/>
                <w:szCs w:val="18"/>
              </w:rPr>
            </w:pPr>
            <w:r>
              <w:rPr>
                <w:rFonts w:hint="eastAsia" w:ascii="微软雅黑" w:hAnsi="微软雅黑" w:eastAsia="微软雅黑" w:cs="宋体"/>
                <w:b/>
                <w:bCs/>
                <w:kern w:val="0"/>
                <w:sz w:val="18"/>
                <w:szCs w:val="18"/>
              </w:rPr>
              <w:t>意见</w:t>
            </w:r>
          </w:p>
        </w:tc>
        <w:tc>
          <w:tcPr>
            <w:tcW w:w="3583" w:type="dxa"/>
            <w:tcBorders>
              <w:top w:val="single" w:color="auto" w:sz="8" w:space="0"/>
              <w:left w:val="nil"/>
              <w:bottom w:val="single" w:color="auto" w:sz="8" w:space="0"/>
              <w:right w:val="single" w:color="auto" w:sz="8" w:space="0"/>
            </w:tcBorders>
            <w:shd w:val="clear" w:color="000000" w:fill="C0C0C0"/>
            <w:vAlign w:val="center"/>
          </w:tcPr>
          <w:p>
            <w:pPr>
              <w:widowControl/>
              <w:spacing w:line="240" w:lineRule="auto"/>
              <w:ind w:firstLine="0" w:firstLineChars="0"/>
              <w:jc w:val="center"/>
              <w:rPr>
                <w:rFonts w:ascii="微软雅黑" w:hAnsi="微软雅黑" w:eastAsia="微软雅黑" w:cs="宋体"/>
                <w:b/>
                <w:bCs/>
                <w:kern w:val="0"/>
                <w:sz w:val="18"/>
                <w:szCs w:val="18"/>
              </w:rPr>
            </w:pPr>
            <w:r>
              <w:rPr>
                <w:rFonts w:hint="eastAsia" w:ascii="微软雅黑" w:hAnsi="微软雅黑" w:eastAsia="微软雅黑" w:cs="宋体"/>
                <w:b/>
                <w:bCs/>
                <w:kern w:val="0"/>
                <w:sz w:val="18"/>
                <w:szCs w:val="18"/>
              </w:rPr>
              <w:t>评估记录</w:t>
            </w:r>
          </w:p>
        </w:tc>
      </w:tr>
      <w:tr>
        <w:tblPrEx>
          <w:tblLayout w:type="fixed"/>
          <w:tblCellMar>
            <w:top w:w="0" w:type="dxa"/>
            <w:left w:w="108" w:type="dxa"/>
            <w:bottom w:w="0" w:type="dxa"/>
            <w:right w:w="108" w:type="dxa"/>
          </w:tblCellMar>
        </w:tblPrEx>
        <w:trPr>
          <w:trHeight w:val="1332" w:hRule="atLeast"/>
        </w:trPr>
        <w:tc>
          <w:tcPr>
            <w:tcW w:w="613" w:type="dxa"/>
            <w:vMerge w:val="restart"/>
            <w:tcBorders>
              <w:top w:val="nil"/>
              <w:left w:val="single" w:color="auto" w:sz="8" w:space="0"/>
              <w:bottom w:val="single" w:color="000000" w:sz="8" w:space="0"/>
              <w:right w:val="single" w:color="auto" w:sz="8" w:space="0"/>
            </w:tcBorders>
            <w:shd w:val="clear" w:color="auto" w:fill="auto"/>
            <w:vAlign w:val="center"/>
          </w:tcPr>
          <w:p>
            <w:pPr>
              <w:widowControl/>
              <w:spacing w:line="240" w:lineRule="auto"/>
              <w:ind w:firstLine="0" w:firstLineChars="0"/>
              <w:jc w:val="center"/>
              <w:rPr>
                <w:rFonts w:ascii="宋体" w:hAnsi="宋体" w:eastAsia="宋体" w:cs="宋体"/>
                <w:kern w:val="0"/>
                <w:sz w:val="21"/>
              </w:rPr>
            </w:pPr>
            <w:r>
              <w:rPr>
                <w:rFonts w:hint="eastAsia" w:ascii="宋体" w:hAnsi="宋体" w:eastAsia="宋体" w:cs="宋体"/>
                <w:kern w:val="0"/>
                <w:sz w:val="21"/>
              </w:rPr>
              <w:t>业务应用安全保障</w:t>
            </w: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01-BZ-01</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评估人员通过人员访谈、文件审查等方式，了解是否建立了业务上线前、或用户规模发生较大变化时及时开展评估工作的管理制度，并查看历史评估报告。</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不合格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hint="eastAsia"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联通在线建立了相关管理制度，本次未见到历史评估报告。</w:t>
            </w:r>
          </w:p>
          <w:p>
            <w:pPr>
              <w:widowControl/>
              <w:spacing w:line="240" w:lineRule="auto"/>
              <w:ind w:firstLine="0" w:firstLineChars="0"/>
              <w:jc w:val="center"/>
              <w:rPr>
                <w:rFonts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待补充</w:t>
            </w:r>
          </w:p>
        </w:tc>
      </w:tr>
      <w:tr>
        <w:tblPrEx>
          <w:tblLayout w:type="fixed"/>
          <w:tblCellMar>
            <w:top w:w="0" w:type="dxa"/>
            <w:left w:w="108" w:type="dxa"/>
            <w:bottom w:w="0" w:type="dxa"/>
            <w:right w:w="108" w:type="dxa"/>
          </w:tblCellMar>
        </w:tblPrEx>
        <w:trPr>
          <w:trHeight w:val="1860"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01-BZ-02</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评估人员通过人员访谈、文件审查等方式，了解是否建立了业务上线前、或用户规模、或业务功能、或基础资源配置、或技术实现方式发生较大变化时及时开展评估工作的管理制度，并查看评估报告。</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color w:val="FF0000"/>
                <w:kern w:val="0"/>
                <w:sz w:val="18"/>
                <w:szCs w:val="18"/>
              </w:rPr>
              <w:t>不合格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hint="eastAsia"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联通在线建立了相关管理制度，本次未见到历史评估报告。</w:t>
            </w:r>
          </w:p>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color w:val="FF0000"/>
                <w:kern w:val="0"/>
                <w:sz w:val="18"/>
                <w:szCs w:val="18"/>
              </w:rPr>
              <w:t>待补充</w:t>
            </w:r>
          </w:p>
        </w:tc>
      </w:tr>
      <w:tr>
        <w:tblPrEx>
          <w:tblLayout w:type="fixed"/>
          <w:tblCellMar>
            <w:top w:w="0" w:type="dxa"/>
            <w:left w:w="108" w:type="dxa"/>
            <w:bottom w:w="0" w:type="dxa"/>
            <w:right w:w="108" w:type="dxa"/>
          </w:tblCellMar>
        </w:tblPrEx>
        <w:trPr>
          <w:trHeight w:val="1596"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01-BZ-03</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评估人员通过使用验证，针对存在信息发布功能的业务，完成一次用户注册操作，确认是否在注册环节要求用户提供真实身份信息，并通过短信等方式进行验证。</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注册环节通过手机短信进行验证</w:t>
            </w:r>
          </w:p>
        </w:tc>
      </w:tr>
      <w:tr>
        <w:tblPrEx>
          <w:tblLayout w:type="fixed"/>
          <w:tblCellMar>
            <w:top w:w="0" w:type="dxa"/>
            <w:left w:w="108" w:type="dxa"/>
            <w:bottom w:w="0" w:type="dxa"/>
            <w:right w:w="108" w:type="dxa"/>
          </w:tblCellMar>
        </w:tblPrEx>
        <w:trPr>
          <w:trHeight w:val="1068"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01-BZ-04</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评估人员通过演示查验方式，模拟普通用户变更身份相关信息（如手机号码等），查看是否进行验证。</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该业务不包含相关功能属性</w:t>
            </w:r>
          </w:p>
        </w:tc>
      </w:tr>
      <w:tr>
        <w:tblPrEx>
          <w:tblLayout w:type="fixed"/>
          <w:tblCellMar>
            <w:top w:w="0" w:type="dxa"/>
            <w:left w:w="108" w:type="dxa"/>
            <w:bottom w:w="0" w:type="dxa"/>
            <w:right w:w="108" w:type="dxa"/>
          </w:tblCellMar>
        </w:tblPrEx>
        <w:trPr>
          <w:trHeight w:val="804"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01-BZ-05</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评估人员需查看系统后台记录，是否留存用户身份信息变更日志记录及日志记录内容。</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该业务不包含相关功能属性</w:t>
            </w:r>
          </w:p>
        </w:tc>
      </w:tr>
      <w:tr>
        <w:tblPrEx>
          <w:tblLayout w:type="fixed"/>
          <w:tblCellMar>
            <w:top w:w="0" w:type="dxa"/>
            <w:left w:w="108" w:type="dxa"/>
            <w:bottom w:w="0" w:type="dxa"/>
            <w:right w:w="108" w:type="dxa"/>
          </w:tblCellMar>
        </w:tblPrEx>
        <w:trPr>
          <w:trHeight w:val="1068"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01-BZ-06</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评估人员通过测试验证的方式，访问应用的登录界面，查看登录时是否采用人机交互验证策略和机制。</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hint="eastAsia" w:ascii="微软雅黑" w:hAnsi="微软雅黑" w:eastAsia="微软雅黑" w:cs="宋体"/>
                <w:kern w:val="0"/>
                <w:sz w:val="18"/>
                <w:szCs w:val="18"/>
              </w:rPr>
            </w:pPr>
            <w:bookmarkStart w:id="20" w:name="OLE_LINK3"/>
            <w:bookmarkStart w:id="21" w:name="OLE_LINK4"/>
            <w:r>
              <w:rPr>
                <w:rFonts w:hint="eastAsia" w:ascii="微软雅黑" w:hAnsi="微软雅黑" w:eastAsia="微软雅黑" w:cs="宋体"/>
                <w:kern w:val="0"/>
                <w:sz w:val="18"/>
                <w:szCs w:val="18"/>
              </w:rPr>
              <w:t>公众号登录采用短信验证码</w:t>
            </w:r>
            <w:bookmarkEnd w:id="20"/>
            <w:bookmarkEnd w:id="21"/>
            <w:r>
              <w:rPr>
                <w:rFonts w:hint="eastAsia" w:ascii="微软雅黑" w:hAnsi="微软雅黑" w:eastAsia="微软雅黑" w:cs="宋体"/>
                <w:kern w:val="0"/>
                <w:sz w:val="18"/>
                <w:szCs w:val="18"/>
              </w:rPr>
              <w:t>；</w:t>
            </w:r>
          </w:p>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后台管理系统采用图形验证码</w:t>
            </w:r>
          </w:p>
        </w:tc>
      </w:tr>
      <w:tr>
        <w:tblPrEx>
          <w:tblLayout w:type="fixed"/>
          <w:tblCellMar>
            <w:top w:w="0" w:type="dxa"/>
            <w:left w:w="108" w:type="dxa"/>
            <w:bottom w:w="0" w:type="dxa"/>
            <w:right w:w="108" w:type="dxa"/>
          </w:tblCellMar>
        </w:tblPrEx>
        <w:trPr>
          <w:trHeight w:val="1596"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01-BZ-07</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评估人员通过测试验证的方式，使用网络抓包分析工具抓取登录数据包，查看是否在登录操作的通信过程中是否采用</w:t>
            </w:r>
            <w:r>
              <w:rPr>
                <w:rFonts w:eastAsia="微软雅黑" w:cs="Times New Roman"/>
                <w:kern w:val="0"/>
                <w:sz w:val="18"/>
                <w:szCs w:val="18"/>
              </w:rPr>
              <w:t>SSL/TLS</w:t>
            </w:r>
            <w:r>
              <w:rPr>
                <w:rFonts w:hint="eastAsia" w:ascii="微软雅黑" w:hAnsi="微软雅黑" w:eastAsia="微软雅黑" w:cs="宋体"/>
                <w:kern w:val="0"/>
                <w:sz w:val="18"/>
                <w:szCs w:val="18"/>
              </w:rPr>
              <w:t>协议或者其他加密协议或方法确保用户密码的传输安全。</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del w:id="16" w:author="Song" w:date="2019-04-11T16:45:13Z">
              <w:r>
                <w:rPr>
                  <w:rFonts w:hint="eastAsia" w:ascii="微软雅黑" w:hAnsi="微软雅黑" w:eastAsia="微软雅黑" w:cs="宋体"/>
                  <w:color w:val="FF0000"/>
                  <w:kern w:val="0"/>
                  <w:sz w:val="18"/>
                  <w:szCs w:val="18"/>
                </w:rPr>
                <w:delText>不</w:delText>
              </w:r>
            </w:del>
            <w:r>
              <w:rPr>
                <w:rFonts w:hint="eastAsia" w:ascii="微软雅黑" w:hAnsi="微软雅黑" w:eastAsia="微软雅黑" w:cs="宋体"/>
                <w:color w:val="FF0000"/>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hint="eastAsia"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公众号访问采用了加密传输；</w:t>
            </w:r>
          </w:p>
          <w:p>
            <w:pPr>
              <w:widowControl/>
              <w:spacing w:line="240" w:lineRule="auto"/>
              <w:ind w:firstLine="0" w:firstLineChars="0"/>
              <w:jc w:val="center"/>
              <w:rPr>
                <w:rFonts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后台管理系统登录账号密码</w:t>
            </w:r>
            <w:del w:id="17" w:author="Song" w:date="2019-04-11T16:45:03Z">
              <w:r>
                <w:rPr>
                  <w:rFonts w:hint="eastAsia" w:ascii="微软雅黑" w:hAnsi="微软雅黑" w:eastAsia="微软雅黑" w:cs="宋体"/>
                  <w:color w:val="FF0000"/>
                  <w:kern w:val="0"/>
                  <w:sz w:val="18"/>
                  <w:szCs w:val="18"/>
                </w:rPr>
                <w:delText>明文传输</w:delText>
              </w:r>
            </w:del>
            <w:del w:id="18" w:author="Song" w:date="2019-04-11T16:45:04Z">
              <w:r>
                <w:rPr>
                  <w:rFonts w:hint="eastAsia" w:ascii="微软雅黑" w:hAnsi="微软雅黑" w:eastAsia="微软雅黑" w:cs="宋体"/>
                  <w:color w:val="FF0000"/>
                  <w:kern w:val="0"/>
                  <w:sz w:val="18"/>
                  <w:szCs w:val="18"/>
                </w:rPr>
                <w:delText>；</w:delText>
              </w:r>
            </w:del>
            <w:ins w:id="19" w:author="Song" w:date="2019-04-11T16:44:47Z">
              <w:r>
                <w:rPr>
                  <w:rFonts w:hint="eastAsia" w:ascii="微软雅黑" w:hAnsi="微软雅黑" w:eastAsia="微软雅黑" w:cs="宋体"/>
                  <w:color w:val="FF0000"/>
                  <w:kern w:val="0"/>
                  <w:sz w:val="18"/>
                  <w:szCs w:val="18"/>
                </w:rPr>
                <w:t>为加密传输</w:t>
              </w:r>
            </w:ins>
            <w:ins w:id="20" w:author="Song" w:date="2019-04-12T10:12:09Z">
              <w:r>
                <w:rPr>
                  <w:rFonts w:hint="eastAsia" w:ascii="微软雅黑" w:hAnsi="微软雅黑" w:eastAsia="微软雅黑" w:cs="宋体"/>
                  <w:color w:val="FF0000"/>
                  <w:kern w:val="0"/>
                  <w:sz w:val="18"/>
                  <w:szCs w:val="18"/>
                  <w:lang w:eastAsia="zh-CN"/>
                </w:rPr>
                <w:t>；</w:t>
              </w:r>
            </w:ins>
            <w:ins w:id="21" w:author="Song" w:date="2019-04-11T16:44:47Z">
              <w:r>
                <w:rPr>
                  <w:rFonts w:hint="eastAsia" w:ascii="微软雅黑" w:hAnsi="微软雅黑" w:eastAsia="微软雅黑" w:cs="宋体"/>
                  <w:color w:val="FF0000"/>
                  <w:kern w:val="0"/>
                  <w:sz w:val="18"/>
                  <w:szCs w:val="18"/>
                </w:rPr>
                <w:t>登录时</w:t>
              </w:r>
            </w:ins>
            <w:ins w:id="22" w:author="Song" w:date="2019-04-12T10:12:13Z">
              <w:r>
                <w:rPr>
                  <w:rFonts w:hint="eastAsia" w:ascii="微软雅黑" w:hAnsi="微软雅黑" w:eastAsia="微软雅黑" w:cs="宋体"/>
                  <w:color w:val="FF0000"/>
                  <w:kern w:val="0"/>
                  <w:sz w:val="18"/>
                  <w:szCs w:val="18"/>
                  <w:lang w:eastAsia="zh-CN"/>
                </w:rPr>
                <w:t>，</w:t>
              </w:r>
            </w:ins>
            <w:ins w:id="23" w:author="Song" w:date="2019-04-11T16:44:47Z">
              <w:r>
                <w:rPr>
                  <w:rFonts w:hint="eastAsia" w:ascii="微软雅黑" w:hAnsi="微软雅黑" w:eastAsia="微软雅黑" w:cs="宋体"/>
                  <w:color w:val="FF0000"/>
                  <w:kern w:val="0"/>
                  <w:sz w:val="18"/>
                  <w:szCs w:val="18"/>
                </w:rPr>
                <w:t>用户名密码错误提示信息模糊化，如：用户名或密码不正确。</w:t>
              </w:r>
            </w:ins>
          </w:p>
        </w:tc>
      </w:tr>
      <w:tr>
        <w:tblPrEx>
          <w:tblLayout w:type="fixed"/>
          <w:tblCellMar>
            <w:top w:w="0" w:type="dxa"/>
            <w:left w:w="108" w:type="dxa"/>
            <w:bottom w:w="0" w:type="dxa"/>
            <w:right w:w="108" w:type="dxa"/>
          </w:tblCellMar>
        </w:tblPrEx>
        <w:trPr>
          <w:trHeight w:val="804"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01-BZ-08</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评估人员通过测试验证的方式，使用网页分析工具查看是否在</w:t>
            </w:r>
            <w:r>
              <w:rPr>
                <w:rFonts w:eastAsia="微软雅黑" w:cs="Times New Roman"/>
                <w:kern w:val="0"/>
                <w:sz w:val="18"/>
                <w:szCs w:val="18"/>
              </w:rPr>
              <w:t>COOKIE</w:t>
            </w:r>
            <w:r>
              <w:rPr>
                <w:rFonts w:hint="eastAsia" w:ascii="微软雅黑" w:hAnsi="微软雅黑" w:eastAsia="微软雅黑" w:cs="宋体"/>
                <w:kern w:val="0"/>
                <w:sz w:val="18"/>
                <w:szCs w:val="18"/>
              </w:rPr>
              <w:t>中保存用户密码。</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Cookie未保存用户密码</w:t>
            </w:r>
          </w:p>
        </w:tc>
      </w:tr>
      <w:tr>
        <w:tblPrEx>
          <w:tblLayout w:type="fixed"/>
          <w:tblCellMar>
            <w:top w:w="0" w:type="dxa"/>
            <w:left w:w="108" w:type="dxa"/>
            <w:bottom w:w="0" w:type="dxa"/>
            <w:right w:w="108" w:type="dxa"/>
          </w:tblCellMar>
        </w:tblPrEx>
        <w:trPr>
          <w:trHeight w:val="540"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01-BZ-09</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评估人员通过测试验证的方式，检查是否存在用户弱口令。</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ins w:id="24" w:author="Song" w:date="2019-04-11T16:51:10Z">
              <w:r>
                <w:rPr>
                  <w:rFonts w:hint="eastAsia" w:ascii="微软雅黑" w:hAnsi="微软雅黑" w:eastAsia="微软雅黑" w:cs="宋体"/>
                  <w:color w:val="FF0000"/>
                  <w:kern w:val="0"/>
                  <w:sz w:val="18"/>
                  <w:szCs w:val="18"/>
                </w:rPr>
                <w:t>合格</w:t>
              </w:r>
            </w:ins>
            <w:del w:id="25" w:author="Song" w:date="2019-04-11T16:51:10Z">
              <w:r>
                <w:rPr>
                  <w:rFonts w:hint="eastAsia" w:ascii="微软雅黑" w:hAnsi="微软雅黑" w:eastAsia="微软雅黑" w:cs="宋体"/>
                  <w:color w:val="FF0000"/>
                  <w:kern w:val="0"/>
                  <w:sz w:val="18"/>
                  <w:szCs w:val="18"/>
                </w:rPr>
                <w:delText>有待加强</w:delText>
              </w:r>
            </w:del>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后台管理系统密码</w:t>
            </w:r>
            <w:del w:id="26" w:author="Song" w:date="2019-04-11T16:45:52Z">
              <w:r>
                <w:rPr>
                  <w:rFonts w:hint="eastAsia" w:ascii="微软雅黑" w:hAnsi="微软雅黑" w:eastAsia="微软雅黑" w:cs="宋体"/>
                  <w:color w:val="FF0000"/>
                  <w:kern w:val="0"/>
                  <w:sz w:val="18"/>
                  <w:szCs w:val="18"/>
                </w:rPr>
                <w:delText>复</w:delText>
              </w:r>
            </w:del>
            <w:del w:id="27" w:author="Song" w:date="2019-04-11T16:45:50Z">
              <w:r>
                <w:rPr>
                  <w:rFonts w:hint="eastAsia" w:ascii="微软雅黑" w:hAnsi="微软雅黑" w:eastAsia="微软雅黑" w:cs="宋体"/>
                  <w:color w:val="FF0000"/>
                  <w:kern w:val="0"/>
                  <w:sz w:val="18"/>
                  <w:szCs w:val="18"/>
                </w:rPr>
                <w:delText>杂度</w:delText>
              </w:r>
            </w:del>
            <w:ins w:id="28" w:author="Song" w:date="2019-04-11T16:45:42Z">
              <w:r>
                <w:rPr>
                  <w:rFonts w:hint="eastAsia" w:ascii="微软雅黑" w:hAnsi="微软雅黑" w:eastAsia="微软雅黑" w:cs="宋体"/>
                  <w:color w:val="FF0000"/>
                  <w:kern w:val="0"/>
                  <w:sz w:val="18"/>
                  <w:szCs w:val="18"/>
                </w:rPr>
                <w:t>已具备复杂度，</w:t>
              </w:r>
            </w:ins>
            <w:ins w:id="29" w:author="Song" w:date="2019-04-11T16:46:02Z">
              <w:r>
                <w:rPr>
                  <w:rFonts w:hint="eastAsia" w:ascii="微软雅黑" w:hAnsi="微软雅黑" w:eastAsia="微软雅黑" w:cs="宋体"/>
                  <w:color w:val="FF0000"/>
                  <w:kern w:val="0"/>
                  <w:sz w:val="18"/>
                  <w:szCs w:val="18"/>
                  <w:lang w:val="en-US" w:eastAsia="zh-CN"/>
                </w:rPr>
                <w:t>为</w:t>
              </w:r>
            </w:ins>
            <w:ins w:id="30" w:author="Song" w:date="2019-04-11T16:45:42Z">
              <w:r>
                <w:rPr>
                  <w:rFonts w:hint="eastAsia" w:ascii="微软雅黑" w:hAnsi="微软雅黑" w:eastAsia="微软雅黑" w:cs="宋体"/>
                  <w:color w:val="FF0000"/>
                  <w:kern w:val="0"/>
                  <w:sz w:val="18"/>
                  <w:szCs w:val="18"/>
                </w:rPr>
                <w:t>字母，数据加特殊字符</w:t>
              </w:r>
            </w:ins>
            <w:ins w:id="31" w:author="Song" w:date="2019-04-11T16:46:00Z">
              <w:r>
                <w:rPr>
                  <w:rFonts w:hint="eastAsia" w:ascii="微软雅黑" w:hAnsi="微软雅黑" w:eastAsia="微软雅黑" w:cs="宋体"/>
                  <w:color w:val="FF0000"/>
                  <w:kern w:val="0"/>
                  <w:sz w:val="18"/>
                  <w:szCs w:val="18"/>
                  <w:lang w:val="en-US" w:eastAsia="zh-CN"/>
                </w:rPr>
                <w:t>组合</w:t>
              </w:r>
            </w:ins>
            <w:del w:id="32" w:author="Song" w:date="2019-04-11T16:45:38Z">
              <w:r>
                <w:rPr>
                  <w:rFonts w:hint="eastAsia" w:ascii="微软雅黑" w:hAnsi="微软雅黑" w:eastAsia="微软雅黑" w:cs="宋体"/>
                  <w:color w:val="FF0000"/>
                  <w:kern w:val="0"/>
                  <w:sz w:val="18"/>
                  <w:szCs w:val="18"/>
                </w:rPr>
                <w:delText>需进一步加强</w:delText>
              </w:r>
            </w:del>
          </w:p>
        </w:tc>
      </w:tr>
      <w:tr>
        <w:tblPrEx>
          <w:tblLayout w:type="fixed"/>
          <w:tblCellMar>
            <w:top w:w="0" w:type="dxa"/>
            <w:left w:w="108" w:type="dxa"/>
            <w:bottom w:w="0" w:type="dxa"/>
            <w:right w:w="108" w:type="dxa"/>
          </w:tblCellMar>
        </w:tblPrEx>
        <w:trPr>
          <w:trHeight w:val="1332"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highlight w:val="none"/>
                <w:rPrChange w:id="33" w:author="Song" w:date="2019-04-12T10:45:41Z">
                  <w:rPr>
                    <w:rFonts w:eastAsia="等线" w:cs="Times New Roman"/>
                    <w:kern w:val="0"/>
                    <w:sz w:val="18"/>
                    <w:szCs w:val="18"/>
                  </w:rPr>
                </w:rPrChange>
              </w:rPr>
            </w:pPr>
            <w:r>
              <w:rPr>
                <w:rFonts w:eastAsia="等线" w:cs="Times New Roman"/>
                <w:kern w:val="0"/>
                <w:sz w:val="18"/>
                <w:szCs w:val="18"/>
                <w:highlight w:val="none"/>
                <w:rPrChange w:id="34" w:author="Song" w:date="2019-04-12T10:45:41Z">
                  <w:rPr>
                    <w:rFonts w:eastAsia="等线" w:cs="Times New Roman"/>
                    <w:kern w:val="0"/>
                    <w:sz w:val="18"/>
                    <w:szCs w:val="18"/>
                  </w:rPr>
                </w:rPrChange>
              </w:rPr>
              <w:t>01-BZ-10</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highlight w:val="none"/>
                <w:rPrChange w:id="35" w:author="Song" w:date="2019-04-12T10:45:41Z">
                  <w:rPr>
                    <w:rFonts w:ascii="微软雅黑" w:hAnsi="微软雅黑" w:eastAsia="微软雅黑" w:cs="宋体"/>
                    <w:kern w:val="0"/>
                    <w:sz w:val="18"/>
                    <w:szCs w:val="18"/>
                  </w:rPr>
                </w:rPrChange>
              </w:rPr>
            </w:pPr>
            <w:r>
              <w:rPr>
                <w:rFonts w:hint="eastAsia" w:ascii="微软雅黑" w:hAnsi="微软雅黑" w:eastAsia="微软雅黑" w:cs="宋体"/>
                <w:kern w:val="0"/>
                <w:sz w:val="18"/>
                <w:szCs w:val="18"/>
                <w:highlight w:val="none"/>
                <w:rPrChange w:id="36" w:author="Song" w:date="2019-04-12T10:45:41Z">
                  <w:rPr>
                    <w:rFonts w:hint="eastAsia" w:ascii="微软雅黑" w:hAnsi="微软雅黑" w:eastAsia="微软雅黑" w:cs="宋体"/>
                    <w:kern w:val="0"/>
                    <w:sz w:val="18"/>
                    <w:szCs w:val="18"/>
                  </w:rPr>
                </w:rPrChange>
              </w:rPr>
              <w:t>评估人员通过访谈、日志查验或测试验证的方式，检查业务系统的身份认证失效机制是否能够按照制定的密码更换周期进行有效提示更新。</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highlight w:val="none"/>
                <w:rPrChange w:id="37" w:author="Song" w:date="2019-04-12T10:45:41Z">
                  <w:rPr>
                    <w:rFonts w:ascii="微软雅黑" w:hAnsi="微软雅黑" w:eastAsia="微软雅黑" w:cs="宋体"/>
                    <w:color w:val="FF0000"/>
                    <w:kern w:val="0"/>
                    <w:sz w:val="18"/>
                    <w:szCs w:val="18"/>
                  </w:rPr>
                </w:rPrChange>
              </w:rPr>
            </w:pPr>
            <w:del w:id="38" w:author="Song" w:date="2019-04-12T10:45:30Z">
              <w:r>
                <w:rPr>
                  <w:rFonts w:hint="eastAsia" w:ascii="微软雅黑" w:hAnsi="微软雅黑" w:eastAsia="微软雅黑" w:cs="宋体"/>
                  <w:color w:val="FF0000"/>
                  <w:kern w:val="0"/>
                  <w:sz w:val="18"/>
                  <w:szCs w:val="18"/>
                  <w:highlight w:val="none"/>
                  <w:rPrChange w:id="39" w:author="Song" w:date="2019-04-12T10:45:41Z">
                    <w:rPr>
                      <w:rFonts w:hint="eastAsia" w:ascii="微软雅黑" w:hAnsi="微软雅黑" w:eastAsia="微软雅黑" w:cs="宋体"/>
                      <w:color w:val="FF0000"/>
                      <w:kern w:val="0"/>
                      <w:sz w:val="18"/>
                      <w:szCs w:val="18"/>
                    </w:rPr>
                  </w:rPrChange>
                </w:rPr>
                <w:delText>不</w:delText>
              </w:r>
            </w:del>
            <w:r>
              <w:rPr>
                <w:rFonts w:hint="eastAsia" w:ascii="微软雅黑" w:hAnsi="微软雅黑" w:eastAsia="微软雅黑" w:cs="宋体"/>
                <w:color w:val="FF0000"/>
                <w:kern w:val="0"/>
                <w:sz w:val="18"/>
                <w:szCs w:val="18"/>
                <w:highlight w:val="none"/>
                <w:rPrChange w:id="41" w:author="Song" w:date="2019-04-12T10:45:41Z">
                  <w:rPr>
                    <w:rFonts w:hint="eastAsia" w:ascii="微软雅黑" w:hAnsi="微软雅黑" w:eastAsia="微软雅黑" w:cs="宋体"/>
                    <w:color w:val="FF0000"/>
                    <w:kern w:val="0"/>
                    <w:sz w:val="18"/>
                    <w:szCs w:val="18"/>
                  </w:rPr>
                </w:rPrChange>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highlight w:val="none"/>
                <w:rPrChange w:id="42" w:author="Song" w:date="2019-04-12T10:45:41Z">
                  <w:rPr>
                    <w:rFonts w:ascii="微软雅黑" w:hAnsi="微软雅黑" w:eastAsia="微软雅黑" w:cs="宋体"/>
                    <w:color w:val="FF0000"/>
                    <w:kern w:val="0"/>
                    <w:sz w:val="18"/>
                    <w:szCs w:val="18"/>
                  </w:rPr>
                </w:rPrChange>
              </w:rPr>
            </w:pPr>
            <w:ins w:id="43" w:author="Song" w:date="2019-04-11T16:51:46Z">
              <w:r>
                <w:rPr>
                  <w:rFonts w:hint="eastAsia" w:ascii="微软雅黑" w:hAnsi="微软雅黑" w:eastAsia="微软雅黑" w:cs="宋体"/>
                  <w:color w:val="FF0000"/>
                  <w:kern w:val="0"/>
                  <w:sz w:val="18"/>
                  <w:szCs w:val="18"/>
                  <w:highlight w:val="none"/>
                  <w:rPrChange w:id="44" w:author="Song" w:date="2019-04-12T10:45:41Z">
                    <w:rPr>
                      <w:rFonts w:hint="eastAsia" w:ascii="微软雅黑" w:hAnsi="微软雅黑" w:eastAsia="微软雅黑" w:cs="宋体"/>
                      <w:color w:val="FF0000"/>
                      <w:kern w:val="0"/>
                      <w:sz w:val="18"/>
                      <w:szCs w:val="18"/>
                    </w:rPr>
                  </w:rPrChange>
                </w:rPr>
                <w:t>周期性修改密码90天，有提醒</w:t>
              </w:r>
            </w:ins>
            <w:del w:id="46" w:author="Song" w:date="2019-04-11T16:51:40Z">
              <w:r>
                <w:rPr>
                  <w:rFonts w:hint="eastAsia" w:ascii="微软雅黑" w:hAnsi="微软雅黑" w:eastAsia="微软雅黑" w:cs="宋体"/>
                  <w:color w:val="FF0000"/>
                  <w:kern w:val="0"/>
                  <w:sz w:val="18"/>
                  <w:szCs w:val="18"/>
                  <w:highlight w:val="none"/>
                  <w:rPrChange w:id="47" w:author="Song" w:date="2019-04-12T10:45:41Z">
                    <w:rPr>
                      <w:rFonts w:hint="eastAsia" w:ascii="微软雅黑" w:hAnsi="微软雅黑" w:eastAsia="微软雅黑" w:cs="宋体"/>
                      <w:color w:val="FF0000"/>
                      <w:kern w:val="0"/>
                      <w:sz w:val="18"/>
                      <w:szCs w:val="18"/>
                    </w:rPr>
                  </w:rPrChange>
                </w:rPr>
                <w:delText>实际使用中并未密码更换周期进行有效提示更新</w:delText>
              </w:r>
            </w:del>
          </w:p>
        </w:tc>
      </w:tr>
      <w:tr>
        <w:tblPrEx>
          <w:tblLayout w:type="fixed"/>
          <w:tblCellMar>
            <w:top w:w="0" w:type="dxa"/>
            <w:left w:w="108" w:type="dxa"/>
            <w:bottom w:w="0" w:type="dxa"/>
            <w:right w:w="108" w:type="dxa"/>
          </w:tblCellMar>
        </w:tblPrEx>
        <w:trPr>
          <w:trHeight w:val="1068"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01-BZ-11</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评估人员通过访谈或测试验证的方式，检查业务系统的会话失效机制是否能够按照制定的失效时间进行有效执行。</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del w:id="49" w:author="Song" w:date="2019-04-11T16:52:21Z"/>
                <w:rFonts w:hint="eastAsia" w:ascii="微软雅黑" w:hAnsi="微软雅黑" w:eastAsia="微软雅黑" w:cs="宋体"/>
                <w:kern w:val="0"/>
                <w:sz w:val="18"/>
                <w:szCs w:val="18"/>
                <w:lang w:eastAsia="zh-CN"/>
              </w:rPr>
            </w:pPr>
            <w:r>
              <w:rPr>
                <w:rFonts w:hint="eastAsia" w:ascii="微软雅黑" w:hAnsi="微软雅黑" w:eastAsia="微软雅黑" w:cs="宋体"/>
                <w:kern w:val="0"/>
                <w:sz w:val="18"/>
                <w:szCs w:val="18"/>
              </w:rPr>
              <w:t>实际测试，后台管理系统会话失效机制按照制定的失效时间进行有效执行</w:t>
            </w:r>
            <w:ins w:id="50" w:author="Song" w:date="2019-04-11T16:52:12Z">
              <w:r>
                <w:rPr>
                  <w:rFonts w:hint="eastAsia" w:ascii="微软雅黑" w:hAnsi="微软雅黑" w:eastAsia="微软雅黑" w:cs="宋体"/>
                  <w:kern w:val="0"/>
                  <w:sz w:val="18"/>
                  <w:szCs w:val="18"/>
                  <w:lang w:eastAsia="zh-CN"/>
                </w:rPr>
                <w:t>，</w:t>
              </w:r>
            </w:ins>
            <w:ins w:id="51" w:author="Song" w:date="2019-04-11T16:52:17Z">
              <w:r>
                <w:rPr>
                  <w:rFonts w:hint="eastAsia" w:ascii="微软雅黑" w:hAnsi="微软雅黑" w:eastAsia="微软雅黑" w:cs="宋体"/>
                  <w:kern w:val="0"/>
                  <w:sz w:val="18"/>
                  <w:szCs w:val="18"/>
                  <w:lang w:eastAsia="zh-CN"/>
                </w:rPr>
                <w:t>后台用户登录会话有效期</w:t>
              </w:r>
            </w:ins>
            <w:ins w:id="52" w:author="Song" w:date="2019-04-11T16:52:31Z">
              <w:r>
                <w:rPr>
                  <w:rFonts w:hint="eastAsia" w:ascii="微软雅黑" w:hAnsi="微软雅黑" w:eastAsia="微软雅黑" w:cs="宋体"/>
                  <w:kern w:val="0"/>
                  <w:sz w:val="18"/>
                  <w:szCs w:val="18"/>
                  <w:lang w:val="en-US" w:eastAsia="zh-CN"/>
                </w:rPr>
                <w:t>为</w:t>
              </w:r>
            </w:ins>
            <w:ins w:id="53" w:author="Song" w:date="2019-04-12T10:14:49Z">
              <w:r>
                <w:rPr>
                  <w:rFonts w:hint="eastAsia" w:ascii="微软雅黑" w:hAnsi="微软雅黑" w:eastAsia="微软雅黑" w:cs="宋体"/>
                  <w:kern w:val="0"/>
                  <w:sz w:val="18"/>
                  <w:szCs w:val="18"/>
                  <w:lang w:eastAsia="zh-CN"/>
                </w:rPr>
                <w:t>30min</w:t>
              </w:r>
            </w:ins>
          </w:p>
          <w:p>
            <w:pPr>
              <w:widowControl/>
              <w:spacing w:line="240" w:lineRule="auto"/>
              <w:ind w:firstLine="0" w:firstLineChars="0"/>
              <w:jc w:val="center"/>
              <w:rPr>
                <w:rFonts w:ascii="微软雅黑" w:hAnsi="微软雅黑" w:eastAsia="微软雅黑" w:cs="宋体"/>
                <w:kern w:val="0"/>
                <w:sz w:val="18"/>
                <w:szCs w:val="18"/>
              </w:rPr>
            </w:pPr>
            <w:del w:id="54" w:author="Song" w:date="2019-04-11T16:52:19Z">
              <w:r>
                <w:rPr>
                  <w:rFonts w:hint="eastAsia" w:ascii="微软雅黑" w:hAnsi="微软雅黑" w:eastAsia="微软雅黑" w:cs="宋体"/>
                  <w:color w:val="FF0000"/>
                  <w:kern w:val="0"/>
                  <w:sz w:val="18"/>
                  <w:szCs w:val="18"/>
                </w:rPr>
                <w:delText>待补充</w:delText>
              </w:r>
            </w:del>
          </w:p>
        </w:tc>
      </w:tr>
      <w:tr>
        <w:tblPrEx>
          <w:tblLayout w:type="fixed"/>
          <w:tblCellMar>
            <w:top w:w="0" w:type="dxa"/>
            <w:left w:w="108" w:type="dxa"/>
            <w:bottom w:w="0" w:type="dxa"/>
            <w:right w:w="108" w:type="dxa"/>
          </w:tblCellMar>
        </w:tblPrEx>
        <w:trPr>
          <w:trHeight w:val="1596"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01-BZ-12</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评估人员通过测试验证的方式，使用错误的或禁用的账号密码</w:t>
            </w:r>
            <w:r>
              <w:rPr>
                <w:rFonts w:eastAsia="微软雅黑" w:cs="Times New Roman"/>
                <w:kern w:val="0"/>
                <w:sz w:val="18"/>
                <w:szCs w:val="18"/>
              </w:rPr>
              <w:t>/</w:t>
            </w:r>
            <w:r>
              <w:rPr>
                <w:rFonts w:hint="eastAsia" w:ascii="微软雅黑" w:hAnsi="微软雅黑" w:eastAsia="微软雅黑" w:cs="宋体"/>
                <w:kern w:val="0"/>
                <w:sz w:val="18"/>
                <w:szCs w:val="18"/>
              </w:rPr>
              <w:t>其他认证</w:t>
            </w:r>
            <w:r>
              <w:rPr>
                <w:rFonts w:eastAsia="微软雅黑" w:cs="Times New Roman"/>
                <w:kern w:val="0"/>
                <w:sz w:val="18"/>
                <w:szCs w:val="18"/>
              </w:rPr>
              <w:t>/</w:t>
            </w:r>
            <w:r>
              <w:rPr>
                <w:rFonts w:hint="eastAsia" w:ascii="微软雅黑" w:hAnsi="微软雅黑" w:eastAsia="微软雅黑" w:cs="宋体"/>
                <w:kern w:val="0"/>
                <w:sz w:val="18"/>
                <w:szCs w:val="18"/>
              </w:rPr>
              <w:t>验证码等登录，尝试访问先前正常登陆账号能访问的页面，检查身份认证失效机制和会话失效机制能否仍能有效执行。</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del w:id="55" w:author="Song" w:date="2019-04-11T16:54:33Z"/>
                <w:rFonts w:hint="eastAsia" w:ascii="微软雅黑" w:hAnsi="微软雅黑" w:eastAsia="微软雅黑" w:cs="宋体"/>
                <w:kern w:val="0"/>
                <w:sz w:val="18"/>
                <w:szCs w:val="18"/>
                <w:lang w:eastAsia="zh-CN"/>
              </w:rPr>
            </w:pPr>
            <w:r>
              <w:rPr>
                <w:rFonts w:hint="eastAsia" w:ascii="微软雅黑" w:hAnsi="微软雅黑" w:eastAsia="微软雅黑" w:cs="宋体"/>
                <w:kern w:val="0"/>
                <w:sz w:val="18"/>
                <w:szCs w:val="18"/>
              </w:rPr>
              <w:t>后台管理系统身份认证失效机制和会话失效机制可有效执行</w:t>
            </w:r>
            <w:ins w:id="56" w:author="Song" w:date="2019-04-11T16:53:29Z">
              <w:r>
                <w:rPr>
                  <w:rFonts w:hint="eastAsia" w:ascii="微软雅黑" w:hAnsi="微软雅黑" w:eastAsia="微软雅黑" w:cs="宋体"/>
                  <w:kern w:val="0"/>
                  <w:sz w:val="18"/>
                  <w:szCs w:val="18"/>
                  <w:lang w:eastAsia="zh-CN"/>
                </w:rPr>
                <w:t>，</w:t>
              </w:r>
            </w:ins>
            <w:ins w:id="57" w:author="Song" w:date="2019-04-11T16:53:32Z">
              <w:r>
                <w:rPr>
                  <w:rFonts w:hint="eastAsia" w:ascii="微软雅黑" w:hAnsi="微软雅黑" w:eastAsia="微软雅黑" w:cs="宋体"/>
                  <w:kern w:val="0"/>
                  <w:sz w:val="18"/>
                  <w:szCs w:val="18"/>
                  <w:lang w:eastAsia="zh-CN"/>
                </w:rPr>
                <w:t>后台用户登录会话有效期</w:t>
              </w:r>
            </w:ins>
            <w:ins w:id="58" w:author="Song" w:date="2019-04-12T10:14:49Z">
              <w:r>
                <w:rPr>
                  <w:rFonts w:hint="eastAsia" w:ascii="微软雅黑" w:hAnsi="微软雅黑" w:eastAsia="微软雅黑" w:cs="宋体"/>
                  <w:kern w:val="0"/>
                  <w:sz w:val="18"/>
                  <w:szCs w:val="18"/>
                  <w:lang w:eastAsia="zh-CN"/>
                </w:rPr>
                <w:t>30min</w:t>
              </w:r>
            </w:ins>
            <w:ins w:id="59" w:author="Song" w:date="2019-04-11T16:53:34Z">
              <w:r>
                <w:rPr>
                  <w:rFonts w:hint="eastAsia" w:ascii="微软雅黑" w:hAnsi="微软雅黑" w:eastAsia="微软雅黑" w:cs="宋体"/>
                  <w:kern w:val="0"/>
                  <w:sz w:val="18"/>
                  <w:szCs w:val="18"/>
                  <w:lang w:eastAsia="zh-CN"/>
                </w:rPr>
                <w:t>，</w:t>
              </w:r>
            </w:ins>
            <w:ins w:id="60" w:author="Song" w:date="2019-04-11T16:54:10Z">
              <w:r>
                <w:rPr>
                  <w:rFonts w:hint="eastAsia" w:ascii="微软雅黑" w:hAnsi="微软雅黑" w:eastAsia="微软雅黑" w:cs="宋体"/>
                  <w:kern w:val="0"/>
                  <w:sz w:val="18"/>
                  <w:szCs w:val="18"/>
                  <w:lang w:eastAsia="zh-CN"/>
                </w:rPr>
                <w:t>验证码有效时间（比如180秒）</w:t>
              </w:r>
            </w:ins>
            <w:ins w:id="61" w:author="Song" w:date="2019-04-11T16:54:28Z">
              <w:r>
                <w:rPr>
                  <w:rFonts w:hint="eastAsia" w:ascii="微软雅黑" w:hAnsi="微软雅黑" w:eastAsia="微软雅黑" w:cs="宋体"/>
                  <w:kern w:val="0"/>
                  <w:sz w:val="18"/>
                  <w:szCs w:val="18"/>
                  <w:lang w:eastAsia="zh-CN"/>
                </w:rPr>
                <w:t>内</w:t>
              </w:r>
            </w:ins>
            <w:ins w:id="62" w:author="Song" w:date="2019-04-11T16:54:30Z">
              <w:r>
                <w:rPr>
                  <w:rFonts w:hint="eastAsia" w:ascii="微软雅黑" w:hAnsi="微软雅黑" w:eastAsia="微软雅黑" w:cs="宋体"/>
                  <w:kern w:val="0"/>
                  <w:sz w:val="18"/>
                  <w:szCs w:val="18"/>
                  <w:lang w:eastAsia="zh-CN"/>
                </w:rPr>
                <w:t>，</w:t>
              </w:r>
            </w:ins>
            <w:ins w:id="63" w:author="Song" w:date="2019-04-11T16:54:10Z">
              <w:r>
                <w:rPr>
                  <w:rFonts w:hint="eastAsia" w:ascii="微软雅黑" w:hAnsi="微软雅黑" w:eastAsia="微软雅黑" w:cs="宋体"/>
                  <w:kern w:val="0"/>
                  <w:sz w:val="18"/>
                  <w:szCs w:val="18"/>
                  <w:lang w:eastAsia="zh-CN"/>
                </w:rPr>
                <w:t>会话提交时，需要检验当前账号的有效性</w:t>
              </w:r>
            </w:ins>
          </w:p>
          <w:p>
            <w:pPr>
              <w:widowControl/>
              <w:spacing w:line="240" w:lineRule="auto"/>
              <w:ind w:firstLine="0" w:firstLineChars="0"/>
              <w:jc w:val="center"/>
              <w:rPr>
                <w:rFonts w:ascii="微软雅黑" w:hAnsi="微软雅黑" w:eastAsia="微软雅黑" w:cs="宋体"/>
                <w:kern w:val="0"/>
                <w:sz w:val="18"/>
                <w:szCs w:val="18"/>
              </w:rPr>
            </w:pPr>
            <w:del w:id="64" w:author="Song" w:date="2019-04-11T16:54:33Z">
              <w:r>
                <w:rPr>
                  <w:rFonts w:hint="eastAsia" w:ascii="微软雅黑" w:hAnsi="微软雅黑" w:eastAsia="微软雅黑" w:cs="宋体"/>
                  <w:color w:val="FF0000"/>
                  <w:kern w:val="0"/>
                  <w:sz w:val="18"/>
                  <w:szCs w:val="18"/>
                </w:rPr>
                <w:delText>待补充</w:delText>
              </w:r>
            </w:del>
          </w:p>
        </w:tc>
      </w:tr>
      <w:tr>
        <w:tblPrEx>
          <w:tblLayout w:type="fixed"/>
          <w:tblCellMar>
            <w:top w:w="0" w:type="dxa"/>
            <w:left w:w="108" w:type="dxa"/>
            <w:bottom w:w="0" w:type="dxa"/>
            <w:right w:w="108" w:type="dxa"/>
          </w:tblCellMar>
        </w:tblPrEx>
        <w:trPr>
          <w:trHeight w:val="1596"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01-BZ-13</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评估人员通过测试验证的方式，查看认证错误提示是否存在泄露信息，当认证失败时，向用户提供的错误信息不应该区分是账号错误还是密码错误，而是通用的提示信息。</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 xml:space="preserve">模糊提示 </w:t>
            </w:r>
          </w:p>
        </w:tc>
      </w:tr>
      <w:tr>
        <w:tblPrEx>
          <w:tblLayout w:type="fixed"/>
          <w:tblCellMar>
            <w:top w:w="0" w:type="dxa"/>
            <w:left w:w="108" w:type="dxa"/>
            <w:bottom w:w="0" w:type="dxa"/>
            <w:right w:w="108" w:type="dxa"/>
          </w:tblCellMar>
        </w:tblPrEx>
        <w:trPr>
          <w:trHeight w:val="804"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01-BZ-14</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评估人员通过人员访谈、文件审查等方式，查看是否建立了用户身份信息保护相关管理制度。</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联通在线建立了相关管理制度</w:t>
            </w:r>
          </w:p>
        </w:tc>
      </w:tr>
      <w:tr>
        <w:tblPrEx>
          <w:tblLayout w:type="fixed"/>
          <w:tblCellMar>
            <w:top w:w="0" w:type="dxa"/>
            <w:left w:w="108" w:type="dxa"/>
            <w:bottom w:w="0" w:type="dxa"/>
            <w:right w:w="108" w:type="dxa"/>
          </w:tblCellMar>
        </w:tblPrEx>
        <w:trPr>
          <w:trHeight w:val="1068"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01-BZ-15</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评估人员通过人员访谈、使用验证等方式，查看是否配套了必要的技术手段保障用户身份信息的保密性和完整性。</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在用户信息安全保护管理办法中有规定配套建立保障用户身份信息的保密性和完整性</w:t>
            </w:r>
          </w:p>
        </w:tc>
      </w:tr>
      <w:tr>
        <w:tblPrEx>
          <w:tblLayout w:type="fixed"/>
          <w:tblCellMar>
            <w:top w:w="0" w:type="dxa"/>
            <w:left w:w="108" w:type="dxa"/>
            <w:bottom w:w="0" w:type="dxa"/>
            <w:right w:w="108" w:type="dxa"/>
          </w:tblCellMar>
        </w:tblPrEx>
        <w:trPr>
          <w:trHeight w:val="2124"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01-BZ-16</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评估人员通过人员访谈等方式，</w:t>
            </w:r>
            <w:bookmarkStart w:id="22" w:name="_Hlk527713111"/>
            <w:r>
              <w:rPr>
                <w:rFonts w:hint="eastAsia" w:ascii="微软雅黑" w:hAnsi="微软雅黑" w:eastAsia="微软雅黑" w:cs="宋体"/>
                <w:kern w:val="0"/>
                <w:sz w:val="18"/>
                <w:szCs w:val="18"/>
              </w:rPr>
              <w:t>了解是否建立覆盖业务所有内容及信息格式的违法信息监测处置的工作机制和技术手段</w:t>
            </w:r>
            <w:bookmarkEnd w:id="22"/>
            <w:r>
              <w:rPr>
                <w:rFonts w:hint="eastAsia" w:ascii="微软雅黑" w:hAnsi="微软雅黑" w:eastAsia="微软雅黑" w:cs="宋体"/>
                <w:kern w:val="0"/>
                <w:sz w:val="18"/>
                <w:szCs w:val="18"/>
              </w:rPr>
              <w:t>；如是，询问技术手段实现途径与违法信息监测处置流程。</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建立了相关保障制度，同时依托在管道侧部署恶意内容过滤设备对指定上网流量进行安全过滤，对用户浏览的恶意网址进行拦截。</w:t>
            </w:r>
          </w:p>
        </w:tc>
      </w:tr>
      <w:tr>
        <w:tblPrEx>
          <w:tblLayout w:type="fixed"/>
          <w:tblCellMar>
            <w:top w:w="0" w:type="dxa"/>
            <w:left w:w="108" w:type="dxa"/>
            <w:bottom w:w="0" w:type="dxa"/>
            <w:right w:w="108" w:type="dxa"/>
          </w:tblCellMar>
        </w:tblPrEx>
        <w:trPr>
          <w:trHeight w:val="804"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01-BZ-17</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评估人员通过演示查验等方式，查看是否留存删除日志记录，查看是否能够调取相关记录。</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hint="eastAsia"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能够调取相关记录</w:t>
            </w:r>
          </w:p>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color w:val="FF0000"/>
                <w:kern w:val="0"/>
                <w:sz w:val="18"/>
                <w:szCs w:val="18"/>
              </w:rPr>
              <w:t>待补充</w:t>
            </w:r>
          </w:p>
        </w:tc>
      </w:tr>
      <w:tr>
        <w:tblPrEx>
          <w:tblLayout w:type="fixed"/>
          <w:tblCellMar>
            <w:top w:w="0" w:type="dxa"/>
            <w:left w:w="108" w:type="dxa"/>
            <w:bottom w:w="0" w:type="dxa"/>
            <w:right w:w="108" w:type="dxa"/>
          </w:tblCellMar>
        </w:tblPrEx>
        <w:trPr>
          <w:trHeight w:val="804"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01-BZ-18</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评估人员查看是否建立违法信息样本库，查看违法信息样本库的更新记录。</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建立有违法信息样本库</w:t>
            </w:r>
          </w:p>
        </w:tc>
      </w:tr>
      <w:tr>
        <w:tblPrEx>
          <w:tblLayout w:type="fixed"/>
          <w:tblCellMar>
            <w:top w:w="0" w:type="dxa"/>
            <w:left w:w="108" w:type="dxa"/>
            <w:bottom w:w="0" w:type="dxa"/>
            <w:right w:w="108" w:type="dxa"/>
          </w:tblCellMar>
        </w:tblPrEx>
        <w:trPr>
          <w:trHeight w:val="1068"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01-BZ-19</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评估人员注册账号，以用户身份发送含有违法信息的文字、图像、音频、视频等，确认信息能否发送成功。</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该业务不包含相关功能属性</w:t>
            </w:r>
          </w:p>
        </w:tc>
      </w:tr>
      <w:tr>
        <w:tblPrEx>
          <w:tblLayout w:type="fixed"/>
          <w:tblCellMar>
            <w:top w:w="0" w:type="dxa"/>
            <w:left w:w="108" w:type="dxa"/>
            <w:bottom w:w="0" w:type="dxa"/>
            <w:right w:w="108" w:type="dxa"/>
          </w:tblCellMar>
        </w:tblPrEx>
        <w:trPr>
          <w:trHeight w:val="1068"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01-BZ-20</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评估人员通过人员访谈、演示查验等方式，检查是否对图片、语音、视频或小语种等公共信息建立了先审后发机制。</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不合格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未对第三方引入的新闻推荐信息进行审核后发布</w:t>
            </w:r>
          </w:p>
        </w:tc>
      </w:tr>
      <w:tr>
        <w:tblPrEx>
          <w:tblLayout w:type="fixed"/>
          <w:tblCellMar>
            <w:top w:w="0" w:type="dxa"/>
            <w:left w:w="108" w:type="dxa"/>
            <w:bottom w:w="0" w:type="dxa"/>
            <w:right w:w="108" w:type="dxa"/>
          </w:tblCellMar>
        </w:tblPrEx>
        <w:trPr>
          <w:trHeight w:val="1068"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01-BZ-21</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评估人员通过人员访谈、演示查验等方式，检查公共信息的审核是否采用了技术加人工方式。</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不合格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尚未建立第三方引入公共信息审核机制</w:t>
            </w:r>
          </w:p>
        </w:tc>
      </w:tr>
      <w:tr>
        <w:tblPrEx>
          <w:tblLayout w:type="fixed"/>
          <w:tblCellMar>
            <w:top w:w="0" w:type="dxa"/>
            <w:left w:w="108" w:type="dxa"/>
            <w:bottom w:w="0" w:type="dxa"/>
            <w:right w:w="108" w:type="dxa"/>
          </w:tblCellMar>
        </w:tblPrEx>
        <w:trPr>
          <w:trHeight w:val="1068"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01-BZ-22</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评估人员通过人员访谈、使用测试等方式，查看在业务使用过程中，是否配备了用户真实身份鉴别管理制度和技术手段。</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通过手机号码与用户进行身份绑定，并采用手机短信验证</w:t>
            </w:r>
          </w:p>
        </w:tc>
      </w:tr>
      <w:tr>
        <w:tblPrEx>
          <w:tblLayout w:type="fixed"/>
          <w:tblCellMar>
            <w:top w:w="0" w:type="dxa"/>
            <w:left w:w="108" w:type="dxa"/>
            <w:bottom w:w="0" w:type="dxa"/>
            <w:right w:w="108" w:type="dxa"/>
          </w:tblCellMar>
        </w:tblPrEx>
        <w:trPr>
          <w:trHeight w:val="2916"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01-BZ-23</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评估人员通过测试验证方式，针对具备第三方</w:t>
            </w:r>
            <w:r>
              <w:rPr>
                <w:rFonts w:eastAsia="微软雅黑" w:cs="Times New Roman"/>
                <w:kern w:val="0"/>
                <w:sz w:val="18"/>
                <w:szCs w:val="18"/>
              </w:rPr>
              <w:t>/</w:t>
            </w:r>
            <w:r>
              <w:rPr>
                <w:rFonts w:hint="eastAsia" w:ascii="微软雅黑" w:hAnsi="微软雅黑" w:eastAsia="微软雅黑" w:cs="宋体"/>
                <w:kern w:val="0"/>
                <w:sz w:val="18"/>
                <w:szCs w:val="18"/>
              </w:rPr>
              <w:t>用户发布信息功能的业务，实际完成一次注册操作，查看在注册环节，是否明确告知用户禁止发布、复制、传播违法信息，是否明确要求用户承诺遵守法律法规</w:t>
            </w:r>
            <w:r>
              <w:rPr>
                <w:rFonts w:eastAsia="微软雅黑" w:cs="Times New Roman"/>
                <w:kern w:val="0"/>
                <w:sz w:val="18"/>
                <w:szCs w:val="18"/>
              </w:rPr>
              <w:t>(</w:t>
            </w:r>
            <w:r>
              <w:rPr>
                <w:rFonts w:hint="eastAsia" w:ascii="微软雅黑" w:hAnsi="微软雅黑" w:eastAsia="微软雅黑" w:cs="宋体"/>
                <w:kern w:val="0"/>
                <w:sz w:val="18"/>
                <w:szCs w:val="18"/>
              </w:rPr>
              <w:t>《互联网信息服务管理办法》第十五条</w:t>
            </w:r>
            <w:r>
              <w:rPr>
                <w:rFonts w:eastAsia="微软雅黑" w:cs="Times New Roman"/>
                <w:kern w:val="0"/>
                <w:sz w:val="18"/>
                <w:szCs w:val="18"/>
              </w:rPr>
              <w:t>)</w:t>
            </w:r>
            <w:r>
              <w:rPr>
                <w:rFonts w:hint="eastAsia" w:ascii="微软雅黑" w:hAnsi="微软雅黑" w:eastAsia="微软雅黑" w:cs="宋体"/>
                <w:kern w:val="0"/>
                <w:sz w:val="18"/>
                <w:szCs w:val="18"/>
              </w:rPr>
              <w:t>、社会主义制度、国家利益、公民合法权益、公共秩序、社会道德风尚和信息真实性等七条底线。</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该业务不包含相关功能属性</w:t>
            </w:r>
          </w:p>
        </w:tc>
      </w:tr>
      <w:tr>
        <w:tblPrEx>
          <w:tblLayout w:type="fixed"/>
          <w:tblCellMar>
            <w:top w:w="0" w:type="dxa"/>
            <w:left w:w="108" w:type="dxa"/>
            <w:bottom w:w="0" w:type="dxa"/>
            <w:right w:w="108" w:type="dxa"/>
          </w:tblCellMar>
        </w:tblPrEx>
        <w:trPr>
          <w:trHeight w:val="2916"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01-BZ-24</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评估人员对用户管理人员进行访谈，针对具备第三方</w:t>
            </w:r>
            <w:r>
              <w:rPr>
                <w:rFonts w:eastAsia="微软雅黑" w:cs="Times New Roman"/>
                <w:kern w:val="0"/>
                <w:sz w:val="18"/>
                <w:szCs w:val="18"/>
              </w:rPr>
              <w:t>/</w:t>
            </w:r>
            <w:r>
              <w:rPr>
                <w:rFonts w:hint="eastAsia" w:ascii="微软雅黑" w:hAnsi="微软雅黑" w:eastAsia="微软雅黑" w:cs="宋体"/>
                <w:kern w:val="0"/>
                <w:sz w:val="18"/>
                <w:szCs w:val="18"/>
              </w:rPr>
              <w:t>用户发布信息功能的业务，询问是否根据累计发送违法信息次数等参数对个人账号、公众账号、聊天群组进行安全等级划分；如是，询问等级划分梯度、各等级违法信息处置机制及实现方式等。针对个人账号、公众账号、聊天群组后台数据中是否有安全等级划分及配置相应的处置策略。</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该业务不包含相关功能属性</w:t>
            </w:r>
          </w:p>
        </w:tc>
      </w:tr>
      <w:tr>
        <w:tblPrEx>
          <w:tblLayout w:type="fixed"/>
          <w:tblCellMar>
            <w:top w:w="0" w:type="dxa"/>
            <w:left w:w="108" w:type="dxa"/>
            <w:bottom w:w="0" w:type="dxa"/>
            <w:right w:w="108" w:type="dxa"/>
          </w:tblCellMar>
        </w:tblPrEx>
        <w:trPr>
          <w:trHeight w:val="1332"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01-BZ-25</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评估人员查看人员配备文件，针对具备第三方</w:t>
            </w:r>
            <w:r>
              <w:rPr>
                <w:rFonts w:eastAsia="微软雅黑" w:cs="Times New Roman"/>
                <w:kern w:val="0"/>
                <w:sz w:val="18"/>
                <w:szCs w:val="18"/>
              </w:rPr>
              <w:t>/</w:t>
            </w:r>
            <w:r>
              <w:rPr>
                <w:rFonts w:hint="eastAsia" w:ascii="微软雅黑" w:hAnsi="微软雅黑" w:eastAsia="微软雅黑" w:cs="宋体"/>
                <w:kern w:val="0"/>
                <w:sz w:val="18"/>
                <w:szCs w:val="18"/>
              </w:rPr>
              <w:t>用户发布信息功能的业务，查看是否配备专门人员管理公众账号，文件中是否含有人员名单和工作联系方式。</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该业务不包含相关功能属性</w:t>
            </w:r>
          </w:p>
        </w:tc>
      </w:tr>
      <w:tr>
        <w:tblPrEx>
          <w:tblLayout w:type="fixed"/>
          <w:tblCellMar>
            <w:top w:w="0" w:type="dxa"/>
            <w:left w:w="108" w:type="dxa"/>
            <w:bottom w:w="0" w:type="dxa"/>
            <w:right w:w="108" w:type="dxa"/>
          </w:tblCellMar>
        </w:tblPrEx>
        <w:trPr>
          <w:trHeight w:val="1596"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01-BZ-26</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评估人员查看制度文件、工作手册等，针对具备第三方</w:t>
            </w:r>
            <w:r>
              <w:rPr>
                <w:rFonts w:eastAsia="微软雅黑" w:cs="Times New Roman"/>
                <w:kern w:val="0"/>
                <w:sz w:val="18"/>
                <w:szCs w:val="18"/>
              </w:rPr>
              <w:t>/</w:t>
            </w:r>
            <w:r>
              <w:rPr>
                <w:rFonts w:hint="eastAsia" w:ascii="微软雅黑" w:hAnsi="微软雅黑" w:eastAsia="微软雅黑" w:cs="宋体"/>
                <w:kern w:val="0"/>
                <w:sz w:val="18"/>
                <w:szCs w:val="18"/>
              </w:rPr>
              <w:t>用户发布信息功能的业务，是否含有针对公众账号发布的公开信息内容作违法信息日常监测巡查的机制和管理要求。</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该业务不包含相关功能属性</w:t>
            </w:r>
          </w:p>
        </w:tc>
      </w:tr>
      <w:tr>
        <w:tblPrEx>
          <w:tblLayout w:type="fixed"/>
          <w:tblCellMar>
            <w:top w:w="0" w:type="dxa"/>
            <w:left w:w="108" w:type="dxa"/>
            <w:bottom w:w="0" w:type="dxa"/>
            <w:right w:w="108" w:type="dxa"/>
          </w:tblCellMar>
        </w:tblPrEx>
        <w:trPr>
          <w:trHeight w:val="1332"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01-BZ-27</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评估人员对公众账号管理人员进行访谈，针对具备第三方</w:t>
            </w:r>
            <w:r>
              <w:rPr>
                <w:rFonts w:eastAsia="微软雅黑" w:cs="Times New Roman"/>
                <w:kern w:val="0"/>
                <w:sz w:val="18"/>
                <w:szCs w:val="18"/>
              </w:rPr>
              <w:t>/</w:t>
            </w:r>
            <w:r>
              <w:rPr>
                <w:rFonts w:hint="eastAsia" w:ascii="微软雅黑" w:hAnsi="微软雅黑" w:eastAsia="微软雅黑" w:cs="宋体"/>
                <w:kern w:val="0"/>
                <w:sz w:val="18"/>
                <w:szCs w:val="18"/>
              </w:rPr>
              <w:t>用户发布信息功能的业务，询问违法信息处置方式和流程，是否有相关处置工作的记录。</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联通在线建立了违法信息监测处置工作机制和手段</w:t>
            </w:r>
          </w:p>
        </w:tc>
      </w:tr>
      <w:tr>
        <w:tblPrEx>
          <w:tblLayout w:type="fixed"/>
          <w:tblCellMar>
            <w:top w:w="0" w:type="dxa"/>
            <w:left w:w="108" w:type="dxa"/>
            <w:bottom w:w="0" w:type="dxa"/>
            <w:right w:w="108" w:type="dxa"/>
          </w:tblCellMar>
        </w:tblPrEx>
        <w:trPr>
          <w:trHeight w:val="1860"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01-BZ-28</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评估人员实际完成一次群组创建，检查是否明示群组人数上限，是否明确告知：</w:t>
            </w:r>
            <w:r>
              <w:rPr>
                <w:rFonts w:eastAsia="微软雅黑" w:cs="Times New Roman"/>
                <w:kern w:val="0"/>
                <w:sz w:val="18"/>
                <w:szCs w:val="18"/>
              </w:rPr>
              <w:t xml:space="preserve">a) </w:t>
            </w:r>
            <w:r>
              <w:rPr>
                <w:rFonts w:hint="eastAsia" w:ascii="微软雅黑" w:hAnsi="微软雅黑" w:eastAsia="微软雅黑" w:cs="宋体"/>
                <w:kern w:val="0"/>
                <w:sz w:val="18"/>
                <w:szCs w:val="18"/>
              </w:rPr>
              <w:t>不得复制、发布、传播违法信息；</w:t>
            </w:r>
            <w:r>
              <w:rPr>
                <w:rFonts w:eastAsia="微软雅黑" w:cs="Times New Roman"/>
                <w:kern w:val="0"/>
                <w:sz w:val="18"/>
                <w:szCs w:val="18"/>
              </w:rPr>
              <w:t xml:space="preserve">b) </w:t>
            </w:r>
            <w:r>
              <w:rPr>
                <w:rFonts w:hint="eastAsia" w:ascii="微软雅黑" w:hAnsi="微软雅黑" w:eastAsia="微软雅黑" w:cs="宋体"/>
                <w:kern w:val="0"/>
                <w:sz w:val="18"/>
                <w:szCs w:val="18"/>
              </w:rPr>
              <w:t>群创建者和群管理者对群组负有管理责任，需承诺本群组不发布、传播违法信息。</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该业务不包含相关功能属性　</w:t>
            </w:r>
          </w:p>
        </w:tc>
      </w:tr>
      <w:tr>
        <w:tblPrEx>
          <w:tblLayout w:type="fixed"/>
          <w:tblCellMar>
            <w:top w:w="0" w:type="dxa"/>
            <w:left w:w="108" w:type="dxa"/>
            <w:bottom w:w="0" w:type="dxa"/>
            <w:right w:w="108" w:type="dxa"/>
          </w:tblCellMar>
        </w:tblPrEx>
        <w:trPr>
          <w:trHeight w:val="1068"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01-BZ-29</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评估人员查验系统配置，是否对群组人数设置上限，是否对群组违法信息的发布、传播进行监测和处置。</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该业务不包含相关功能属性　</w:t>
            </w:r>
          </w:p>
        </w:tc>
      </w:tr>
      <w:tr>
        <w:tblPrEx>
          <w:tblLayout w:type="fixed"/>
          <w:tblCellMar>
            <w:top w:w="0" w:type="dxa"/>
            <w:left w:w="108" w:type="dxa"/>
            <w:bottom w:w="0" w:type="dxa"/>
            <w:right w:w="108" w:type="dxa"/>
          </w:tblCellMar>
        </w:tblPrEx>
        <w:trPr>
          <w:trHeight w:val="1860"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01-BZ-30</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评估人员通过人员访谈、文件审查等方式，针对具备第三方</w:t>
            </w:r>
            <w:r>
              <w:rPr>
                <w:rFonts w:eastAsia="微软雅黑" w:cs="Times New Roman"/>
                <w:kern w:val="0"/>
                <w:sz w:val="18"/>
                <w:szCs w:val="18"/>
              </w:rPr>
              <w:t>/</w:t>
            </w:r>
            <w:r>
              <w:rPr>
                <w:rFonts w:hint="eastAsia" w:ascii="微软雅黑" w:hAnsi="微软雅黑" w:eastAsia="微软雅黑" w:cs="宋体"/>
                <w:kern w:val="0"/>
                <w:sz w:val="18"/>
                <w:szCs w:val="18"/>
              </w:rPr>
              <w:t>用户发布信息功能的业务，检查是否针对信息发布环节的链接转发、添加评论转发、跨平台分享等功能配套了违法信息监测和处置的管理机制和技术手段。</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该业务不包含相关功能属性　</w:t>
            </w:r>
          </w:p>
        </w:tc>
      </w:tr>
      <w:tr>
        <w:tblPrEx>
          <w:tblLayout w:type="fixed"/>
          <w:tblCellMar>
            <w:top w:w="0" w:type="dxa"/>
            <w:left w:w="108" w:type="dxa"/>
            <w:bottom w:w="0" w:type="dxa"/>
            <w:right w:w="108" w:type="dxa"/>
          </w:tblCellMar>
        </w:tblPrEx>
        <w:trPr>
          <w:trHeight w:val="1596"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01-BZ-31</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针对具备第三方</w:t>
            </w:r>
            <w:r>
              <w:rPr>
                <w:rFonts w:eastAsia="微软雅黑" w:cs="Times New Roman"/>
                <w:kern w:val="0"/>
                <w:sz w:val="18"/>
                <w:szCs w:val="18"/>
              </w:rPr>
              <w:t>/</w:t>
            </w:r>
            <w:r>
              <w:rPr>
                <w:rFonts w:hint="eastAsia" w:ascii="微软雅黑" w:hAnsi="微软雅黑" w:eastAsia="微软雅黑" w:cs="宋体"/>
                <w:kern w:val="0"/>
                <w:sz w:val="18"/>
                <w:szCs w:val="18"/>
              </w:rPr>
              <w:t>用户发布信息功能的业务，评估人员分别实际使用一次链接转发、添加评论转发、跨平台分享功能，在有关位置输入违法信息关键字，验证信息是否发送成功。</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该业务不包含相关功能属性　</w:t>
            </w:r>
          </w:p>
        </w:tc>
      </w:tr>
      <w:tr>
        <w:tblPrEx>
          <w:tblLayout w:type="fixed"/>
          <w:tblCellMar>
            <w:top w:w="0" w:type="dxa"/>
            <w:left w:w="108" w:type="dxa"/>
            <w:bottom w:w="0" w:type="dxa"/>
            <w:right w:w="108" w:type="dxa"/>
          </w:tblCellMar>
        </w:tblPrEx>
        <w:trPr>
          <w:trHeight w:val="2388"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01-BZ-32</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针对具备第三方</w:t>
            </w:r>
            <w:r>
              <w:rPr>
                <w:rFonts w:eastAsia="微软雅黑" w:cs="Times New Roman"/>
                <w:kern w:val="0"/>
                <w:sz w:val="18"/>
                <w:szCs w:val="18"/>
              </w:rPr>
              <w:t>/</w:t>
            </w:r>
            <w:r>
              <w:rPr>
                <w:rFonts w:hint="eastAsia" w:ascii="微软雅黑" w:hAnsi="微软雅黑" w:eastAsia="微软雅黑" w:cs="宋体"/>
                <w:kern w:val="0"/>
                <w:sz w:val="18"/>
                <w:szCs w:val="18"/>
              </w:rPr>
              <w:t>用户发布信息功能的业务，评估人员需使用业务，尝试在具有信息联动发布功能的业务平台上发布违法信息，或将违法有害信息分享至其他业务平台上，查看是否具备迅速切断同步或关联关系，并联动删除各关联平台上的违法信息的能力。</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该业务不包含相关功能属性　</w:t>
            </w:r>
          </w:p>
        </w:tc>
      </w:tr>
      <w:tr>
        <w:tblPrEx>
          <w:tblLayout w:type="fixed"/>
          <w:tblCellMar>
            <w:top w:w="0" w:type="dxa"/>
            <w:left w:w="108" w:type="dxa"/>
            <w:bottom w:w="0" w:type="dxa"/>
            <w:right w:w="108" w:type="dxa"/>
          </w:tblCellMar>
        </w:tblPrEx>
        <w:trPr>
          <w:trHeight w:val="804"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01-BZ-33</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评估人员需查看系统后台记录，查阅是否留存违法信息联动删除操作日志及日志记录内容</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该业务不包含相关功能属性　</w:t>
            </w:r>
          </w:p>
        </w:tc>
      </w:tr>
      <w:tr>
        <w:tblPrEx>
          <w:tblLayout w:type="fixed"/>
          <w:tblCellMar>
            <w:top w:w="0" w:type="dxa"/>
            <w:left w:w="108" w:type="dxa"/>
            <w:bottom w:w="0" w:type="dxa"/>
            <w:right w:w="108" w:type="dxa"/>
          </w:tblCellMar>
        </w:tblPrEx>
        <w:trPr>
          <w:trHeight w:val="1596"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01-BZ-34</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评估人员需使用业务，查看在业务使用前，是否明确告知用户业务推送信息的种类，用户可自主选择是否接收信息，或在业务系统设置是否包含信息推送功能管理的选项</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该业务不包含相关功能属性　</w:t>
            </w:r>
          </w:p>
        </w:tc>
      </w:tr>
      <w:tr>
        <w:tblPrEx>
          <w:tblLayout w:type="fixed"/>
          <w:tblCellMar>
            <w:top w:w="0" w:type="dxa"/>
            <w:left w:w="108" w:type="dxa"/>
            <w:bottom w:w="0" w:type="dxa"/>
            <w:right w:w="108" w:type="dxa"/>
          </w:tblCellMar>
        </w:tblPrEx>
        <w:trPr>
          <w:trHeight w:val="2388"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01-BZ-35</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使用业务，在不同时间段针对业务平台进行若干次访问，或发布若干条公众信息，随后请导出相关的访问记录；或从日志留存系统页面展示相关记录。评估人员需提供一定查询条件，由相关人员在日志留存系统进行操作演示，验证日志留存系统的查询、检索和审计功能。</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该业务不包含相关功能属性　</w:t>
            </w:r>
          </w:p>
        </w:tc>
      </w:tr>
      <w:tr>
        <w:tblPrEx>
          <w:tblLayout w:type="fixed"/>
          <w:tblCellMar>
            <w:top w:w="0" w:type="dxa"/>
            <w:left w:w="108" w:type="dxa"/>
            <w:bottom w:w="0" w:type="dxa"/>
            <w:right w:w="108" w:type="dxa"/>
          </w:tblCellMar>
        </w:tblPrEx>
        <w:trPr>
          <w:trHeight w:val="1332"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01-BZ-36</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对于已上线的业务，需请提供满足留存时间要求的日志记录；针对未上线的业务，需请提供日志留存系统设计文件，证明其能够满足留存时间要求。</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满足日志留存时间要求</w:t>
            </w:r>
          </w:p>
        </w:tc>
      </w:tr>
      <w:tr>
        <w:tblPrEx>
          <w:tblLayout w:type="fixed"/>
          <w:tblCellMar>
            <w:top w:w="0" w:type="dxa"/>
            <w:left w:w="108" w:type="dxa"/>
            <w:bottom w:w="0" w:type="dxa"/>
            <w:right w:w="108" w:type="dxa"/>
          </w:tblCellMar>
        </w:tblPrEx>
        <w:trPr>
          <w:trHeight w:val="1068" w:hRule="atLeast"/>
        </w:trPr>
        <w:tc>
          <w:tcPr>
            <w:tcW w:w="613" w:type="dxa"/>
            <w:vMerge w:val="restart"/>
            <w:tcBorders>
              <w:top w:val="nil"/>
              <w:left w:val="single" w:color="auto" w:sz="8" w:space="0"/>
              <w:bottom w:val="single" w:color="000000"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业务平台安全保障</w:t>
            </w: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02-BZ-01</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评估人员需查看上报给主管部门的业务开办信息，包括业务机房</w:t>
            </w:r>
            <w:r>
              <w:rPr>
                <w:rFonts w:eastAsia="微软雅黑" w:cs="Times New Roman"/>
                <w:kern w:val="0"/>
                <w:sz w:val="18"/>
                <w:szCs w:val="18"/>
              </w:rPr>
              <w:t>/</w:t>
            </w:r>
            <w:r>
              <w:rPr>
                <w:rFonts w:hint="eastAsia" w:ascii="微软雅黑" w:hAnsi="微软雅黑" w:eastAsia="微软雅黑" w:cs="宋体"/>
                <w:kern w:val="0"/>
                <w:sz w:val="18"/>
                <w:szCs w:val="18"/>
              </w:rPr>
              <w:t>节点列表、占用机房位置等，并与实际情况进行核对。</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业务涉及的服务器位置均位于境内，云主机所在物理机房为沃云杭州资源池</w:t>
            </w:r>
          </w:p>
        </w:tc>
      </w:tr>
      <w:tr>
        <w:tblPrEx>
          <w:tblLayout w:type="fixed"/>
          <w:tblCellMar>
            <w:top w:w="0" w:type="dxa"/>
            <w:left w:w="108" w:type="dxa"/>
            <w:bottom w:w="0" w:type="dxa"/>
            <w:right w:w="108" w:type="dxa"/>
          </w:tblCellMar>
        </w:tblPrEx>
        <w:trPr>
          <w:trHeight w:val="1068"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02-BZ-02</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评估人员需查看业务系统拓扑图，并访谈相关负责人员，询问针对境内外交互数据的管理制度，以及配套的技术监管手段。</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该业务不包含相关功能属性　</w:t>
            </w:r>
          </w:p>
        </w:tc>
      </w:tr>
      <w:tr>
        <w:tblPrEx>
          <w:tblLayout w:type="fixed"/>
          <w:tblCellMar>
            <w:top w:w="0" w:type="dxa"/>
            <w:left w:w="108" w:type="dxa"/>
            <w:bottom w:w="0" w:type="dxa"/>
            <w:right w:w="108" w:type="dxa"/>
          </w:tblCellMar>
        </w:tblPrEx>
        <w:trPr>
          <w:trHeight w:val="1068"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02-BZ-03</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评估人员需查看业务后台系统实时运行数据和日志记录，核实是对资源分配使用情况进行实时监控和日志记录。</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进行了实时监控和日志记录</w:t>
            </w:r>
          </w:p>
        </w:tc>
      </w:tr>
      <w:tr>
        <w:tblPrEx>
          <w:tblLayout w:type="fixed"/>
          <w:tblCellMar>
            <w:top w:w="0" w:type="dxa"/>
            <w:left w:w="108" w:type="dxa"/>
            <w:bottom w:w="0" w:type="dxa"/>
            <w:right w:w="108" w:type="dxa"/>
          </w:tblCellMar>
        </w:tblPrEx>
        <w:trPr>
          <w:trHeight w:val="1332"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02-BZ-04</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评估人员需查看关于违法信息监测处置制度文件和技术手段配备情况，核验侧是否可执行行业主管部门下发的违法信息监测和处置指令。</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待补充</w:t>
            </w:r>
          </w:p>
        </w:tc>
      </w:tr>
      <w:tr>
        <w:tblPrEx>
          <w:tblLayout w:type="fixed"/>
          <w:tblCellMar>
            <w:top w:w="0" w:type="dxa"/>
            <w:left w:w="108" w:type="dxa"/>
            <w:bottom w:w="0" w:type="dxa"/>
            <w:right w:w="108" w:type="dxa"/>
          </w:tblCellMar>
        </w:tblPrEx>
        <w:trPr>
          <w:trHeight w:val="1068"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02-BZ-05</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评估人员需查看留存业务相关日志记录，核实日志的类型、内容和留存时间是否满足相关法律法规要求。</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满足相关法律法规要求</w:t>
            </w:r>
          </w:p>
        </w:tc>
      </w:tr>
      <w:tr>
        <w:tblPrEx>
          <w:tblLayout w:type="fixed"/>
          <w:tblCellMar>
            <w:top w:w="0" w:type="dxa"/>
            <w:left w:w="108" w:type="dxa"/>
            <w:bottom w:w="0" w:type="dxa"/>
            <w:right w:w="108" w:type="dxa"/>
          </w:tblCellMar>
        </w:tblPrEx>
        <w:trPr>
          <w:trHeight w:val="804"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02-BZ-06</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评估人员需向询问，是否对合作</w:t>
            </w:r>
            <w:r>
              <w:rPr>
                <w:rFonts w:eastAsia="微软雅黑" w:cs="Times New Roman"/>
                <w:kern w:val="0"/>
                <w:sz w:val="18"/>
                <w:szCs w:val="18"/>
              </w:rPr>
              <w:t>/</w:t>
            </w:r>
            <w:r>
              <w:rPr>
                <w:rFonts w:hint="eastAsia" w:ascii="微软雅黑" w:hAnsi="微软雅黑" w:eastAsia="微软雅黑" w:cs="宋体"/>
                <w:kern w:val="0"/>
                <w:sz w:val="18"/>
                <w:szCs w:val="18"/>
              </w:rPr>
              <w:t>用户的业务经营许可资质进行核实，并留存相关资料；</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hint="eastAsia" w:ascii="微软雅黑" w:hAnsi="微软雅黑" w:eastAsia="微软雅黑" w:cs="宋体"/>
                <w:kern w:val="0"/>
                <w:sz w:val="18"/>
                <w:szCs w:val="18"/>
              </w:rPr>
            </w:pPr>
            <w:r>
              <w:rPr>
                <w:rFonts w:hint="eastAsia" w:ascii="微软雅黑" w:hAnsi="微软雅黑" w:eastAsia="微软雅黑" w:cs="宋体"/>
                <w:kern w:val="0"/>
                <w:sz w:val="18"/>
                <w:szCs w:val="18"/>
              </w:rPr>
              <w:t>亲自守护业务与微信平台、千龙网合作，对合作公司的经营许可资质进行审核，留存有合作资质审核材料</w:t>
            </w:r>
          </w:p>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color w:val="FF0000"/>
                <w:kern w:val="0"/>
                <w:sz w:val="18"/>
                <w:szCs w:val="18"/>
              </w:rPr>
              <w:t>待补充</w:t>
            </w:r>
          </w:p>
        </w:tc>
      </w:tr>
      <w:tr>
        <w:tblPrEx>
          <w:tblLayout w:type="fixed"/>
          <w:tblCellMar>
            <w:top w:w="0" w:type="dxa"/>
            <w:left w:w="108" w:type="dxa"/>
            <w:bottom w:w="0" w:type="dxa"/>
            <w:right w:w="108" w:type="dxa"/>
          </w:tblCellMar>
        </w:tblPrEx>
        <w:trPr>
          <w:trHeight w:val="804"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02-BZ-07</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评估人员需查看与服务对象签订的协议中，是否包含用户需提供真实身份的内容；</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服务协议中要求提供用户手机号码</w:t>
            </w:r>
          </w:p>
        </w:tc>
      </w:tr>
      <w:tr>
        <w:tblPrEx>
          <w:tblLayout w:type="fixed"/>
          <w:tblCellMar>
            <w:top w:w="0" w:type="dxa"/>
            <w:left w:w="108" w:type="dxa"/>
            <w:bottom w:w="0" w:type="dxa"/>
            <w:right w:w="108" w:type="dxa"/>
          </w:tblCellMar>
        </w:tblPrEx>
        <w:trPr>
          <w:trHeight w:val="1068"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02-BZ-08</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评估人员需访谈相关负责人，询问是否建立了针对合作方信息安全保障能力（管理制度和技术手段）评估机制；</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不合格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尚未建立针对合作方信息安全保障能力评估机制</w:t>
            </w:r>
          </w:p>
        </w:tc>
      </w:tr>
      <w:tr>
        <w:tblPrEx>
          <w:tblLayout w:type="fixed"/>
          <w:tblCellMar>
            <w:top w:w="0" w:type="dxa"/>
            <w:left w:w="108" w:type="dxa"/>
            <w:bottom w:w="0" w:type="dxa"/>
            <w:right w:w="108" w:type="dxa"/>
          </w:tblCellMar>
        </w:tblPrEx>
        <w:trPr>
          <w:trHeight w:val="1068"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02-BZ-09</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评估人员访谈相关负责人，询问是否通过开放接口进行交互的数据建立了安全审核机制和技术保障手段。</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该业务不包含相关功能属性</w:t>
            </w:r>
          </w:p>
        </w:tc>
      </w:tr>
      <w:tr>
        <w:tblPrEx>
          <w:tblLayout w:type="fixed"/>
          <w:tblCellMar>
            <w:top w:w="0" w:type="dxa"/>
            <w:left w:w="108" w:type="dxa"/>
            <w:bottom w:w="0" w:type="dxa"/>
            <w:right w:w="108" w:type="dxa"/>
          </w:tblCellMar>
        </w:tblPrEx>
        <w:trPr>
          <w:trHeight w:val="1332" w:hRule="atLeast"/>
        </w:trPr>
        <w:tc>
          <w:tcPr>
            <w:tcW w:w="613" w:type="dxa"/>
            <w:vMerge w:val="restart"/>
            <w:tcBorders>
              <w:top w:val="nil"/>
              <w:left w:val="single" w:color="auto" w:sz="8" w:space="0"/>
              <w:bottom w:val="single" w:color="000000"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21"/>
              </w:rPr>
            </w:pPr>
            <w:r>
              <w:rPr>
                <w:rFonts w:eastAsia="等线" w:cs="Times New Roman"/>
                <w:kern w:val="0"/>
                <w:sz w:val="21"/>
              </w:rPr>
              <w:t>Web</w:t>
            </w:r>
            <w:r>
              <w:rPr>
                <w:rFonts w:hint="eastAsia" w:ascii="宋体" w:hAnsi="宋体" w:eastAsia="宋体" w:cs="Times New Roman"/>
                <w:kern w:val="0"/>
                <w:sz w:val="21"/>
              </w:rPr>
              <w:t>应用安全保障</w:t>
            </w: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03-BZ-01</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评估人员通过测试验证的方式，分别登陆不同级账号，检查不同级账号在分级页面的权限区别，以确认是否存在不同级别账号的管控。</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账号权限分为系统管理员、系统监控员、系配置理员等多级账号</w:t>
            </w:r>
          </w:p>
        </w:tc>
      </w:tr>
      <w:tr>
        <w:tblPrEx>
          <w:tblLayout w:type="fixed"/>
          <w:tblCellMar>
            <w:top w:w="0" w:type="dxa"/>
            <w:left w:w="108" w:type="dxa"/>
            <w:bottom w:w="0" w:type="dxa"/>
            <w:right w:w="108" w:type="dxa"/>
          </w:tblCellMar>
        </w:tblPrEx>
        <w:trPr>
          <w:trHeight w:val="1596"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eastAsia="等线" w:cs="Times New Roman"/>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03-BZ-02</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评估人员通过测试验证的方式，登陆超级账户或高权限账户，查看应用是否使用额外的物理验证设备、限制登陆</w:t>
            </w:r>
            <w:r>
              <w:rPr>
                <w:rFonts w:eastAsia="微软雅黑" w:cs="Times New Roman"/>
                <w:kern w:val="0"/>
                <w:sz w:val="18"/>
                <w:szCs w:val="18"/>
              </w:rPr>
              <w:t>IP</w:t>
            </w:r>
            <w:r>
              <w:rPr>
                <w:rFonts w:hint="eastAsia" w:ascii="微软雅黑" w:hAnsi="微软雅黑" w:eastAsia="微软雅黑" w:cs="宋体"/>
                <w:kern w:val="0"/>
                <w:sz w:val="18"/>
                <w:szCs w:val="18"/>
              </w:rPr>
              <w:t>或登陆设备手段等对超级账户或高权限账户的使用做出限制。</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del w:id="65" w:author="Song" w:date="2019-04-11T16:55:09Z">
              <w:r>
                <w:rPr>
                  <w:rFonts w:hint="eastAsia" w:ascii="微软雅黑" w:hAnsi="微软雅黑" w:eastAsia="微软雅黑" w:cs="宋体"/>
                  <w:color w:val="FF0000"/>
                  <w:kern w:val="0"/>
                  <w:sz w:val="18"/>
                  <w:szCs w:val="18"/>
                </w:rPr>
                <w:delText>不</w:delText>
              </w:r>
            </w:del>
            <w:r>
              <w:rPr>
                <w:rFonts w:hint="eastAsia" w:ascii="微软雅黑" w:hAnsi="微软雅黑" w:eastAsia="微软雅黑" w:cs="宋体"/>
                <w:color w:val="FF0000"/>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hint="eastAsia" w:ascii="微软雅黑" w:hAnsi="微软雅黑" w:eastAsia="微软雅黑" w:cs="宋体"/>
                <w:color w:val="FF0000"/>
                <w:kern w:val="0"/>
                <w:sz w:val="18"/>
                <w:szCs w:val="18"/>
                <w:lang w:eastAsia="zh-CN"/>
              </w:rPr>
            </w:pPr>
            <w:del w:id="66" w:author="Song" w:date="2019-04-11T16:55:15Z">
              <w:r>
                <w:rPr>
                  <w:rFonts w:hint="eastAsia" w:ascii="微软雅黑" w:hAnsi="微软雅黑" w:eastAsia="微软雅黑" w:cs="宋体"/>
                  <w:color w:val="FF0000"/>
                  <w:kern w:val="0"/>
                  <w:sz w:val="18"/>
                  <w:szCs w:val="18"/>
                </w:rPr>
                <w:delText>未</w:delText>
              </w:r>
            </w:del>
            <w:del w:id="67" w:author="Song" w:date="2019-04-11T16:55:13Z">
              <w:r>
                <w:rPr>
                  <w:rFonts w:hint="eastAsia" w:ascii="微软雅黑" w:hAnsi="微软雅黑" w:eastAsia="微软雅黑" w:cs="宋体"/>
                  <w:color w:val="FF0000"/>
                  <w:kern w:val="0"/>
                  <w:sz w:val="18"/>
                  <w:szCs w:val="18"/>
                </w:rPr>
                <w:delText>采用额外的物理验证设备、</w:delText>
              </w:r>
            </w:del>
            <w:r>
              <w:rPr>
                <w:rFonts w:hint="eastAsia" w:ascii="微软雅黑" w:hAnsi="微软雅黑" w:eastAsia="微软雅黑" w:cs="宋体"/>
                <w:color w:val="FF0000"/>
                <w:kern w:val="0"/>
                <w:sz w:val="18"/>
                <w:szCs w:val="18"/>
              </w:rPr>
              <w:t>限制登陆IP</w:t>
            </w:r>
            <w:del w:id="68" w:author="Song" w:date="2019-04-11T16:55:24Z">
              <w:r>
                <w:rPr>
                  <w:rFonts w:hint="eastAsia" w:ascii="微软雅黑" w:hAnsi="微软雅黑" w:eastAsia="微软雅黑" w:cs="宋体"/>
                  <w:color w:val="FF0000"/>
                  <w:kern w:val="0"/>
                  <w:sz w:val="18"/>
                  <w:szCs w:val="18"/>
                </w:rPr>
                <w:delText>或登陆设备</w:delText>
              </w:r>
            </w:del>
            <w:r>
              <w:rPr>
                <w:rFonts w:hint="eastAsia" w:ascii="微软雅黑" w:hAnsi="微软雅黑" w:eastAsia="微软雅黑" w:cs="宋体"/>
                <w:color w:val="FF0000"/>
                <w:kern w:val="0"/>
                <w:sz w:val="18"/>
                <w:szCs w:val="18"/>
              </w:rPr>
              <w:t>手段</w:t>
            </w:r>
            <w:del w:id="69" w:author="Song" w:date="2019-04-11T16:55:25Z">
              <w:r>
                <w:rPr>
                  <w:rFonts w:hint="eastAsia" w:ascii="微软雅黑" w:hAnsi="微软雅黑" w:eastAsia="微软雅黑" w:cs="宋体"/>
                  <w:color w:val="FF0000"/>
                  <w:kern w:val="0"/>
                  <w:sz w:val="18"/>
                  <w:szCs w:val="18"/>
                </w:rPr>
                <w:delText>等</w:delText>
              </w:r>
            </w:del>
            <w:r>
              <w:rPr>
                <w:rFonts w:hint="eastAsia" w:ascii="微软雅黑" w:hAnsi="微软雅黑" w:eastAsia="微软雅黑" w:cs="宋体"/>
                <w:color w:val="FF0000"/>
                <w:kern w:val="0"/>
                <w:sz w:val="18"/>
                <w:szCs w:val="18"/>
              </w:rPr>
              <w:t>对后台管理系统高权限账户的使用做出限制</w:t>
            </w:r>
            <w:ins w:id="70" w:author="Song" w:date="2019-04-11T16:54:58Z">
              <w:r>
                <w:rPr>
                  <w:rFonts w:hint="eastAsia" w:ascii="微软雅黑" w:hAnsi="微软雅黑" w:eastAsia="微软雅黑" w:cs="宋体"/>
                  <w:color w:val="FF0000"/>
                  <w:kern w:val="0"/>
                  <w:sz w:val="18"/>
                  <w:szCs w:val="18"/>
                  <w:lang w:eastAsia="zh-CN"/>
                </w:rPr>
                <w:t>，</w:t>
              </w:r>
            </w:ins>
          </w:p>
        </w:tc>
      </w:tr>
      <w:tr>
        <w:tblPrEx>
          <w:tblLayout w:type="fixed"/>
          <w:tblCellMar>
            <w:top w:w="0" w:type="dxa"/>
            <w:left w:w="108" w:type="dxa"/>
            <w:bottom w:w="0" w:type="dxa"/>
            <w:right w:w="108" w:type="dxa"/>
          </w:tblCellMar>
        </w:tblPrEx>
        <w:trPr>
          <w:trHeight w:val="804"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eastAsia="等线" w:cs="Times New Roman"/>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03-BZ-03</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评估人员通过人员访谈的方式，查看是否对业务应用运行状况进行日志记录。</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系统会对业务的运行情况进行日志记录</w:t>
            </w:r>
          </w:p>
        </w:tc>
      </w:tr>
      <w:tr>
        <w:tblPrEx>
          <w:tblLayout w:type="fixed"/>
          <w:tblCellMar>
            <w:top w:w="0" w:type="dxa"/>
            <w:left w:w="108" w:type="dxa"/>
            <w:bottom w:w="0" w:type="dxa"/>
            <w:right w:w="108" w:type="dxa"/>
          </w:tblCellMar>
        </w:tblPrEx>
        <w:trPr>
          <w:trHeight w:val="1068"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eastAsia="等线" w:cs="Times New Roman"/>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03-BZ-04</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评估人员通过演示查验的方式，查看是否对用户的关键操作、重要行为、业务资源使用情况等重要事件进行日志记录。</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对用户的关键操作、重要行为、业务资源使用情况等重要事件进行日志记录</w:t>
            </w:r>
          </w:p>
        </w:tc>
      </w:tr>
      <w:tr>
        <w:tblPrEx>
          <w:tblLayout w:type="fixed"/>
          <w:tblCellMar>
            <w:top w:w="0" w:type="dxa"/>
            <w:left w:w="108" w:type="dxa"/>
            <w:bottom w:w="0" w:type="dxa"/>
            <w:right w:w="108" w:type="dxa"/>
          </w:tblCellMar>
        </w:tblPrEx>
        <w:trPr>
          <w:trHeight w:val="804"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eastAsia="等线" w:cs="Times New Roman"/>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03-BZ-05</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评估人员通过演示查验的方式，查看日志的留存时间长度是否能追溯到最近的</w:t>
            </w:r>
            <w:r>
              <w:rPr>
                <w:rFonts w:eastAsia="微软雅黑" w:cs="Times New Roman"/>
                <w:kern w:val="0"/>
                <w:sz w:val="18"/>
                <w:szCs w:val="18"/>
              </w:rPr>
              <w:t>6</w:t>
            </w:r>
            <w:r>
              <w:rPr>
                <w:rFonts w:hint="eastAsia" w:ascii="微软雅黑" w:hAnsi="微软雅黑" w:eastAsia="微软雅黑" w:cs="宋体"/>
                <w:kern w:val="0"/>
                <w:sz w:val="18"/>
                <w:szCs w:val="18"/>
              </w:rPr>
              <w:t>个月内。</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留存时长符合相关要求</w:t>
            </w:r>
          </w:p>
        </w:tc>
      </w:tr>
      <w:tr>
        <w:tblPrEx>
          <w:tblLayout w:type="fixed"/>
          <w:tblCellMar>
            <w:top w:w="0" w:type="dxa"/>
            <w:left w:w="108" w:type="dxa"/>
            <w:bottom w:w="0" w:type="dxa"/>
            <w:right w:w="108" w:type="dxa"/>
          </w:tblCellMar>
        </w:tblPrEx>
        <w:trPr>
          <w:trHeight w:val="1068"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eastAsia="等线" w:cs="Times New Roman"/>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highlight w:val="none"/>
                <w:rPrChange w:id="71" w:author="Song" w:date="2019-04-12T10:48:31Z">
                  <w:rPr>
                    <w:rFonts w:eastAsia="等线" w:cs="Times New Roman"/>
                    <w:kern w:val="0"/>
                    <w:sz w:val="18"/>
                    <w:szCs w:val="18"/>
                  </w:rPr>
                </w:rPrChange>
              </w:rPr>
            </w:pPr>
            <w:r>
              <w:rPr>
                <w:rFonts w:eastAsia="等线" w:cs="Times New Roman"/>
                <w:kern w:val="0"/>
                <w:sz w:val="18"/>
                <w:szCs w:val="18"/>
                <w:highlight w:val="none"/>
                <w:rPrChange w:id="72" w:author="Song" w:date="2019-04-12T10:48:31Z">
                  <w:rPr>
                    <w:rFonts w:eastAsia="等线" w:cs="Times New Roman"/>
                    <w:kern w:val="0"/>
                    <w:sz w:val="18"/>
                    <w:szCs w:val="18"/>
                  </w:rPr>
                </w:rPrChange>
              </w:rPr>
              <w:t>03-BZ-06</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highlight w:val="none"/>
                <w:rPrChange w:id="73" w:author="Song" w:date="2019-04-12T10:48:31Z">
                  <w:rPr>
                    <w:rFonts w:ascii="微软雅黑" w:hAnsi="微软雅黑" w:eastAsia="微软雅黑" w:cs="宋体"/>
                    <w:kern w:val="0"/>
                    <w:sz w:val="18"/>
                    <w:szCs w:val="18"/>
                  </w:rPr>
                </w:rPrChange>
              </w:rPr>
            </w:pPr>
            <w:r>
              <w:rPr>
                <w:rFonts w:hint="eastAsia" w:ascii="微软雅黑" w:hAnsi="微软雅黑" w:eastAsia="微软雅黑" w:cs="宋体"/>
                <w:kern w:val="0"/>
                <w:sz w:val="18"/>
                <w:szCs w:val="18"/>
                <w:highlight w:val="none"/>
                <w:rPrChange w:id="74" w:author="Song" w:date="2019-04-12T10:48:31Z">
                  <w:rPr>
                    <w:rFonts w:hint="eastAsia" w:ascii="微软雅黑" w:hAnsi="微软雅黑" w:eastAsia="微软雅黑" w:cs="宋体"/>
                    <w:kern w:val="0"/>
                    <w:sz w:val="18"/>
                    <w:szCs w:val="18"/>
                  </w:rPr>
                </w:rPrChange>
              </w:rPr>
              <w:t>评估人员通过测试验证的方式，采用</w:t>
            </w:r>
            <w:r>
              <w:rPr>
                <w:rFonts w:eastAsia="微软雅黑" w:cs="Times New Roman"/>
                <w:kern w:val="0"/>
                <w:sz w:val="18"/>
                <w:szCs w:val="18"/>
                <w:highlight w:val="none"/>
                <w:rPrChange w:id="75" w:author="Song" w:date="2019-04-12T10:48:31Z">
                  <w:rPr>
                    <w:rFonts w:eastAsia="微软雅黑" w:cs="Times New Roman"/>
                    <w:kern w:val="0"/>
                    <w:sz w:val="18"/>
                    <w:szCs w:val="18"/>
                  </w:rPr>
                </w:rPrChange>
              </w:rPr>
              <w:t>Web</w:t>
            </w:r>
            <w:r>
              <w:rPr>
                <w:rFonts w:hint="eastAsia" w:ascii="微软雅黑" w:hAnsi="微软雅黑" w:eastAsia="微软雅黑" w:cs="宋体"/>
                <w:kern w:val="0"/>
                <w:sz w:val="18"/>
                <w:szCs w:val="18"/>
                <w:highlight w:val="none"/>
                <w:rPrChange w:id="76" w:author="Song" w:date="2019-04-12T10:48:31Z">
                  <w:rPr>
                    <w:rFonts w:hint="eastAsia" w:ascii="微软雅黑" w:hAnsi="微软雅黑" w:eastAsia="微软雅黑" w:cs="宋体"/>
                    <w:kern w:val="0"/>
                    <w:sz w:val="18"/>
                    <w:szCs w:val="18"/>
                  </w:rPr>
                </w:rPrChange>
              </w:rPr>
              <w:t>应用漏洞扫描工具对系统的</w:t>
            </w:r>
            <w:r>
              <w:rPr>
                <w:rFonts w:eastAsia="微软雅黑" w:cs="Times New Roman"/>
                <w:kern w:val="0"/>
                <w:sz w:val="18"/>
                <w:szCs w:val="18"/>
                <w:highlight w:val="none"/>
                <w:rPrChange w:id="77" w:author="Song" w:date="2019-04-12T10:48:31Z">
                  <w:rPr>
                    <w:rFonts w:eastAsia="微软雅黑" w:cs="Times New Roman"/>
                    <w:kern w:val="0"/>
                    <w:sz w:val="18"/>
                    <w:szCs w:val="18"/>
                  </w:rPr>
                </w:rPrChange>
              </w:rPr>
              <w:t>Web</w:t>
            </w:r>
            <w:r>
              <w:rPr>
                <w:rFonts w:hint="eastAsia" w:ascii="微软雅黑" w:hAnsi="微软雅黑" w:eastAsia="微软雅黑" w:cs="宋体"/>
                <w:kern w:val="0"/>
                <w:sz w:val="18"/>
                <w:szCs w:val="18"/>
                <w:highlight w:val="none"/>
                <w:rPrChange w:id="78" w:author="Song" w:date="2019-04-12T10:48:31Z">
                  <w:rPr>
                    <w:rFonts w:hint="eastAsia" w:ascii="微软雅黑" w:hAnsi="微软雅黑" w:eastAsia="微软雅黑" w:cs="宋体"/>
                    <w:kern w:val="0"/>
                    <w:sz w:val="18"/>
                    <w:szCs w:val="18"/>
                  </w:rPr>
                </w:rPrChange>
              </w:rPr>
              <w:t>应用服务及相关协议进行漏洞扫描。</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highlight w:val="none"/>
                <w:rPrChange w:id="79" w:author="Song" w:date="2019-04-12T10:48:31Z">
                  <w:rPr>
                    <w:rFonts w:ascii="微软雅黑" w:hAnsi="微软雅黑" w:eastAsia="微软雅黑" w:cs="宋体"/>
                    <w:color w:val="FF0000"/>
                    <w:kern w:val="0"/>
                    <w:sz w:val="18"/>
                    <w:szCs w:val="18"/>
                  </w:rPr>
                </w:rPrChange>
              </w:rPr>
            </w:pPr>
            <w:del w:id="80" w:author="Song" w:date="2019-04-12T10:48:33Z">
              <w:r>
                <w:rPr>
                  <w:rFonts w:hint="eastAsia" w:ascii="微软雅黑" w:hAnsi="微软雅黑" w:eastAsia="微软雅黑" w:cs="宋体"/>
                  <w:color w:val="FF0000"/>
                  <w:kern w:val="0"/>
                  <w:sz w:val="18"/>
                  <w:szCs w:val="18"/>
                  <w:highlight w:val="none"/>
                  <w:rPrChange w:id="81" w:author="Song" w:date="2019-04-12T10:48:31Z">
                    <w:rPr>
                      <w:rFonts w:hint="eastAsia" w:ascii="微软雅黑" w:hAnsi="微软雅黑" w:eastAsia="微软雅黑" w:cs="宋体"/>
                      <w:color w:val="FF0000"/>
                      <w:kern w:val="0"/>
                      <w:sz w:val="18"/>
                      <w:szCs w:val="18"/>
                    </w:rPr>
                  </w:rPrChange>
                </w:rPr>
                <w:delText>不</w:delText>
              </w:r>
            </w:del>
            <w:r>
              <w:rPr>
                <w:rFonts w:hint="eastAsia" w:ascii="微软雅黑" w:hAnsi="微软雅黑" w:eastAsia="微软雅黑" w:cs="宋体"/>
                <w:color w:val="FF0000"/>
                <w:kern w:val="0"/>
                <w:sz w:val="18"/>
                <w:szCs w:val="18"/>
                <w:highlight w:val="none"/>
                <w:rPrChange w:id="83" w:author="Song" w:date="2019-04-12T10:48:31Z">
                  <w:rPr>
                    <w:rFonts w:hint="eastAsia" w:ascii="微软雅黑" w:hAnsi="微软雅黑" w:eastAsia="微软雅黑" w:cs="宋体"/>
                    <w:color w:val="FF0000"/>
                    <w:kern w:val="0"/>
                    <w:sz w:val="18"/>
                    <w:szCs w:val="18"/>
                  </w:rPr>
                </w:rPrChange>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ins w:id="84" w:author="Song" w:date="2019-04-11T16:57:20Z"/>
                <w:rFonts w:hint="eastAsia" w:ascii="微软雅黑" w:hAnsi="微软雅黑" w:eastAsia="微软雅黑" w:cs="宋体"/>
                <w:color w:val="FF0000"/>
                <w:kern w:val="0"/>
                <w:sz w:val="18"/>
                <w:szCs w:val="18"/>
                <w:highlight w:val="none"/>
                <w:lang w:eastAsia="zh-CN"/>
                <w:rPrChange w:id="85" w:author="Song" w:date="2019-04-12T10:48:31Z">
                  <w:rPr>
                    <w:ins w:id="86" w:author="Song" w:date="2019-04-11T16:57:20Z"/>
                    <w:rFonts w:hint="eastAsia" w:ascii="微软雅黑" w:hAnsi="微软雅黑" w:eastAsia="微软雅黑" w:cs="宋体"/>
                    <w:color w:val="FF0000"/>
                    <w:kern w:val="0"/>
                    <w:sz w:val="18"/>
                    <w:szCs w:val="18"/>
                    <w:highlight w:val="yellow"/>
                    <w:lang w:eastAsia="zh-CN"/>
                  </w:rPr>
                </w:rPrChange>
              </w:rPr>
            </w:pPr>
            <w:r>
              <w:rPr>
                <w:rFonts w:hint="eastAsia" w:ascii="微软雅黑" w:hAnsi="微软雅黑" w:eastAsia="微软雅黑" w:cs="宋体"/>
                <w:color w:val="FF0000"/>
                <w:kern w:val="0"/>
                <w:sz w:val="18"/>
                <w:szCs w:val="18"/>
                <w:highlight w:val="none"/>
                <w:rPrChange w:id="87" w:author="Song" w:date="2019-04-12T10:48:31Z">
                  <w:rPr>
                    <w:rFonts w:hint="eastAsia" w:ascii="微软雅黑" w:hAnsi="微软雅黑" w:eastAsia="微软雅黑" w:cs="宋体"/>
                    <w:color w:val="FF0000"/>
                    <w:kern w:val="0"/>
                    <w:sz w:val="18"/>
                    <w:szCs w:val="18"/>
                  </w:rPr>
                </w:rPrChange>
              </w:rPr>
              <w:t>实际测试，后台管理系统存在高危漏洞，详见正文附件二</w:t>
            </w:r>
            <w:ins w:id="88" w:author="Song" w:date="2019-04-11T16:57:13Z">
              <w:r>
                <w:rPr>
                  <w:rFonts w:hint="eastAsia" w:ascii="微软雅黑" w:hAnsi="微软雅黑" w:eastAsia="微软雅黑" w:cs="宋体"/>
                  <w:color w:val="FF0000"/>
                  <w:kern w:val="0"/>
                  <w:sz w:val="18"/>
                  <w:szCs w:val="18"/>
                  <w:highlight w:val="none"/>
                  <w:lang w:eastAsia="zh-CN"/>
                  <w:rPrChange w:id="89" w:author="Song" w:date="2019-04-12T10:48:31Z">
                    <w:rPr>
                      <w:rFonts w:hint="eastAsia" w:ascii="微软雅黑" w:hAnsi="微软雅黑" w:eastAsia="微软雅黑" w:cs="宋体"/>
                      <w:color w:val="FF0000"/>
                      <w:kern w:val="0"/>
                      <w:sz w:val="18"/>
                      <w:szCs w:val="18"/>
                      <w:highlight w:val="yellow"/>
                      <w:lang w:eastAsia="zh-CN"/>
                    </w:rPr>
                  </w:rPrChange>
                </w:rPr>
                <w:t>，</w:t>
              </w:r>
            </w:ins>
          </w:p>
          <w:p>
            <w:pPr>
              <w:widowControl/>
              <w:spacing w:line="240" w:lineRule="auto"/>
              <w:ind w:firstLine="0" w:firstLineChars="0"/>
              <w:jc w:val="center"/>
              <w:rPr>
                <w:rFonts w:hint="eastAsia" w:ascii="微软雅黑" w:hAnsi="微软雅黑" w:eastAsia="微软雅黑" w:cs="宋体"/>
                <w:color w:val="FF0000"/>
                <w:kern w:val="0"/>
                <w:sz w:val="18"/>
                <w:szCs w:val="18"/>
                <w:highlight w:val="none"/>
                <w:rPrChange w:id="91" w:author="Song" w:date="2019-04-12T10:48:31Z">
                  <w:rPr>
                    <w:rFonts w:ascii="微软雅黑" w:hAnsi="微软雅黑" w:eastAsia="微软雅黑" w:cs="宋体"/>
                    <w:color w:val="FF0000"/>
                    <w:kern w:val="0"/>
                    <w:sz w:val="18"/>
                    <w:szCs w:val="18"/>
                  </w:rPr>
                </w:rPrChange>
              </w:rPr>
            </w:pPr>
            <w:ins w:id="92" w:author="Song" w:date="2019-04-11T16:57:17Z">
              <w:r>
                <w:rPr>
                  <w:rFonts w:hint="eastAsia" w:ascii="微软雅黑" w:hAnsi="微软雅黑" w:eastAsia="微软雅黑" w:cs="宋体"/>
                  <w:color w:val="FF0000"/>
                  <w:kern w:val="0"/>
                  <w:sz w:val="18"/>
                  <w:szCs w:val="18"/>
                  <w:highlight w:val="none"/>
                  <w:lang w:eastAsia="zh-CN"/>
                  <w:rPrChange w:id="93" w:author="Song" w:date="2019-04-12T10:48:31Z">
                    <w:rPr>
                      <w:rFonts w:hint="eastAsia" w:ascii="微软雅黑" w:hAnsi="微软雅黑" w:eastAsia="微软雅黑" w:cs="宋体"/>
                      <w:color w:val="FF0000"/>
                      <w:kern w:val="0"/>
                      <w:sz w:val="18"/>
                      <w:szCs w:val="18"/>
                      <w:highlight w:val="yellow"/>
                      <w:lang w:eastAsia="zh-CN"/>
                    </w:rPr>
                  </w:rPrChange>
                </w:rPr>
                <w:t>sql注入等漏洞，已修复，目前在测试环境</w:t>
              </w:r>
            </w:ins>
          </w:p>
        </w:tc>
      </w:tr>
      <w:tr>
        <w:tblPrEx>
          <w:tblLayout w:type="fixed"/>
          <w:tblCellMar>
            <w:top w:w="0" w:type="dxa"/>
            <w:left w:w="108" w:type="dxa"/>
            <w:bottom w:w="0" w:type="dxa"/>
            <w:right w:w="108" w:type="dxa"/>
          </w:tblCellMar>
        </w:tblPrEx>
        <w:trPr>
          <w:trHeight w:val="2124"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eastAsia="等线" w:cs="Times New Roman"/>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03-BZ-07</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文件审查和测试验证的方式，查看应用系统与安全设备配置安全规范或软件安全开发规范中是否有要求对应用会话并发连接数做出限制，并采用压力测试工具和抓包工具进行测试验证，查看实际并发会话通讯情况是否属实。</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hint="eastAsia" w:ascii="微软雅黑" w:hAnsi="微软雅黑" w:eastAsia="微软雅黑" w:cs="宋体"/>
                <w:kern w:val="0"/>
                <w:sz w:val="18"/>
                <w:szCs w:val="18"/>
              </w:rPr>
            </w:pPr>
            <w:r>
              <w:rPr>
                <w:rFonts w:hint="eastAsia" w:ascii="微软雅黑" w:hAnsi="微软雅黑" w:eastAsia="微软雅黑" w:cs="宋体"/>
                <w:kern w:val="0"/>
                <w:sz w:val="18"/>
                <w:szCs w:val="18"/>
              </w:rPr>
              <w:t>开发规范明确相关要求，应用会话并发连接数做出限制</w:t>
            </w:r>
          </w:p>
          <w:p>
            <w:pPr>
              <w:widowControl/>
              <w:spacing w:line="240" w:lineRule="auto"/>
              <w:ind w:firstLine="0" w:firstLineChars="0"/>
              <w:jc w:val="center"/>
              <w:rPr>
                <w:rFonts w:ascii="微软雅黑" w:hAnsi="微软雅黑" w:eastAsia="微软雅黑" w:cs="宋体"/>
                <w:kern w:val="0"/>
                <w:sz w:val="18"/>
                <w:szCs w:val="18"/>
              </w:rPr>
              <w:pPrChange w:id="95" w:author="Song" w:date="2019-04-12T10:42:42Z">
                <w:pPr>
                  <w:widowControl/>
                  <w:spacing w:line="240" w:lineRule="auto"/>
                  <w:ind w:firstLine="0" w:firstLineChars="0"/>
                  <w:jc w:val="center"/>
                </w:pPr>
              </w:pPrChange>
            </w:pPr>
            <w:ins w:id="96" w:author="Song" w:date="2019-04-12T10:35:50Z">
              <w:r>
                <w:rPr>
                  <w:rFonts w:hint="eastAsia" w:ascii="微软雅黑" w:hAnsi="微软雅黑" w:eastAsia="微软雅黑" w:cs="宋体"/>
                  <w:kern w:val="0"/>
                  <w:sz w:val="18"/>
                  <w:szCs w:val="18"/>
                  <w:rPrChange w:id="97" w:author="Song" w:date="2019-04-12T10:35:56Z">
                    <w:rPr>
                      <w:rFonts w:hint="eastAsia" w:ascii="微软雅黑" w:hAnsi="微软雅黑" w:eastAsia="微软雅黑" w:cs="宋体"/>
                      <w:kern w:val="0"/>
                      <w:sz w:val="18"/>
                      <w:szCs w:val="18"/>
                      <w:highlight w:val="green"/>
                    </w:rPr>
                  </w:rPrChange>
                </w:rPr>
                <w:t>前台web服务并发数</w:t>
              </w:r>
            </w:ins>
            <w:ins w:id="99" w:author="Song" w:date="2019-04-12T10:42:59Z">
              <w:r>
                <w:rPr>
                  <w:rFonts w:hint="eastAsia" w:ascii="微软雅黑" w:hAnsi="微软雅黑" w:eastAsia="微软雅黑" w:cs="宋体"/>
                  <w:kern w:val="0"/>
                  <w:sz w:val="18"/>
                  <w:szCs w:val="18"/>
                  <w:lang w:val="en-US" w:eastAsia="zh-CN"/>
                </w:rPr>
                <w:t>采用</w:t>
              </w:r>
            </w:ins>
            <w:ins w:id="100" w:author="Song" w:date="2019-04-12T10:35:50Z">
              <w:r>
                <w:rPr>
                  <w:rFonts w:hint="eastAsia" w:ascii="微软雅黑" w:hAnsi="微软雅黑" w:eastAsia="微软雅黑" w:cs="宋体"/>
                  <w:kern w:val="0"/>
                  <w:sz w:val="18"/>
                  <w:szCs w:val="18"/>
                  <w:rPrChange w:id="101" w:author="Song" w:date="2019-04-12T10:35:56Z">
                    <w:rPr>
                      <w:rFonts w:hint="eastAsia" w:ascii="微软雅黑" w:hAnsi="微软雅黑" w:eastAsia="微软雅黑" w:cs="宋体"/>
                      <w:kern w:val="0"/>
                      <w:sz w:val="18"/>
                      <w:szCs w:val="18"/>
                      <w:highlight w:val="green"/>
                    </w:rPr>
                  </w:rPrChange>
                </w:rPr>
                <w:t>load</w:t>
              </w:r>
            </w:ins>
            <w:ins w:id="103" w:author="Song" w:date="2019-04-12T10:35:50Z">
              <w:r>
                <w:rPr>
                  <w:rFonts w:hint="eastAsia" w:ascii="微软雅黑" w:hAnsi="微软雅黑" w:eastAsia="微软雅黑" w:cs="宋体"/>
                  <w:kern w:val="0"/>
                  <w:sz w:val="18"/>
                  <w:szCs w:val="18"/>
                  <w:rPrChange w:id="104" w:author="Song" w:date="2019-04-12T10:35:56Z">
                    <w:rPr>
                      <w:rFonts w:ascii="微软雅黑" w:hAnsi="微软雅黑" w:eastAsia="微软雅黑" w:cs="宋体"/>
                      <w:kern w:val="0"/>
                      <w:sz w:val="18"/>
                      <w:szCs w:val="18"/>
                      <w:highlight w:val="green"/>
                    </w:rPr>
                  </w:rPrChange>
                </w:rPr>
                <w:t>runner</w:t>
              </w:r>
            </w:ins>
            <w:ins w:id="106" w:author="Song" w:date="2019-04-12T10:35:50Z">
              <w:r>
                <w:rPr>
                  <w:rFonts w:hint="eastAsia" w:ascii="微软雅黑" w:hAnsi="微软雅黑" w:eastAsia="微软雅黑" w:cs="宋体"/>
                  <w:kern w:val="0"/>
                  <w:sz w:val="18"/>
                  <w:szCs w:val="18"/>
                  <w:rPrChange w:id="107" w:author="Song" w:date="2019-04-12T10:35:56Z">
                    <w:rPr>
                      <w:rFonts w:hint="eastAsia" w:ascii="微软雅黑" w:hAnsi="微软雅黑" w:eastAsia="微软雅黑" w:cs="宋体"/>
                      <w:kern w:val="0"/>
                      <w:sz w:val="18"/>
                      <w:szCs w:val="18"/>
                      <w:highlight w:val="green"/>
                    </w:rPr>
                  </w:rPrChange>
                </w:rPr>
                <w:t>压测</w:t>
              </w:r>
            </w:ins>
            <w:ins w:id="109" w:author="Song" w:date="2019-04-12T10:35:50Z">
              <w:r>
                <w:rPr>
                  <w:rFonts w:hint="eastAsia" w:ascii="微软雅黑" w:hAnsi="微软雅黑" w:eastAsia="微软雅黑" w:cs="宋体"/>
                  <w:kern w:val="0"/>
                  <w:sz w:val="18"/>
                  <w:szCs w:val="18"/>
                  <w:rPrChange w:id="110" w:author="Song" w:date="2019-04-12T10:35:56Z">
                    <w:rPr>
                      <w:rFonts w:hint="eastAsia" w:ascii="微软雅黑" w:hAnsi="微软雅黑" w:eastAsia="微软雅黑" w:cs="宋体"/>
                      <w:kern w:val="0"/>
                      <w:sz w:val="18"/>
                      <w:szCs w:val="18"/>
                      <w:highlight w:val="green"/>
                    </w:rPr>
                  </w:rPrChange>
                </w:rPr>
                <w:t>测试环境，</w:t>
              </w:r>
            </w:ins>
            <w:ins w:id="112" w:author="Song" w:date="2019-04-12T10:35:50Z">
              <w:r>
                <w:rPr>
                  <w:rFonts w:hint="eastAsia" w:ascii="微软雅黑" w:hAnsi="微软雅黑" w:eastAsia="微软雅黑" w:cs="宋体"/>
                  <w:kern w:val="0"/>
                  <w:sz w:val="18"/>
                  <w:szCs w:val="18"/>
                  <w:rPrChange w:id="113" w:author="Song" w:date="2019-04-12T10:35:56Z">
                    <w:rPr>
                      <w:rFonts w:hint="eastAsia" w:ascii="微软雅黑" w:hAnsi="微软雅黑" w:eastAsia="微软雅黑" w:cs="宋体"/>
                      <w:kern w:val="0"/>
                      <w:sz w:val="18"/>
                      <w:szCs w:val="18"/>
                      <w:highlight w:val="green"/>
                    </w:rPr>
                  </w:rPrChange>
                </w:rPr>
                <w:t>后台运营系统并发数</w:t>
              </w:r>
            </w:ins>
            <w:ins w:id="115" w:author="Song" w:date="2019-04-12T10:43:07Z">
              <w:r>
                <w:rPr>
                  <w:rFonts w:hint="eastAsia" w:ascii="微软雅黑" w:hAnsi="微软雅黑" w:eastAsia="微软雅黑" w:cs="宋体"/>
                  <w:kern w:val="0"/>
                  <w:sz w:val="18"/>
                  <w:szCs w:val="18"/>
                  <w:lang w:val="en-US" w:eastAsia="zh-CN"/>
                </w:rPr>
                <w:t>限制</w:t>
              </w:r>
            </w:ins>
            <w:ins w:id="116" w:author="Song" w:date="2019-04-12T10:43:08Z">
              <w:r>
                <w:rPr>
                  <w:rFonts w:hint="eastAsia" w:ascii="微软雅黑" w:hAnsi="微软雅黑" w:eastAsia="微软雅黑" w:cs="宋体"/>
                  <w:kern w:val="0"/>
                  <w:sz w:val="18"/>
                  <w:szCs w:val="18"/>
                  <w:lang w:val="en-US" w:eastAsia="zh-CN"/>
                </w:rPr>
                <w:t>为</w:t>
              </w:r>
            </w:ins>
            <w:ins w:id="117" w:author="Song" w:date="2019-04-12T10:35:50Z">
              <w:r>
                <w:rPr>
                  <w:rFonts w:hint="eastAsia" w:ascii="微软雅黑" w:hAnsi="微软雅黑" w:eastAsia="微软雅黑" w:cs="宋体"/>
                  <w:kern w:val="0"/>
                  <w:sz w:val="18"/>
                  <w:szCs w:val="18"/>
                  <w:rPrChange w:id="118" w:author="Song" w:date="2019-04-12T10:35:56Z">
                    <w:rPr>
                      <w:rFonts w:ascii="微软雅黑" w:hAnsi="微软雅黑" w:eastAsia="微软雅黑" w:cs="宋体"/>
                      <w:kern w:val="0"/>
                      <w:sz w:val="18"/>
                      <w:szCs w:val="18"/>
                      <w:highlight w:val="green"/>
                    </w:rPr>
                  </w:rPrChange>
                </w:rPr>
                <w:t>10</w:t>
              </w:r>
            </w:ins>
            <w:ins w:id="120" w:author="Song" w:date="2019-04-12T10:35:50Z">
              <w:r>
                <w:rPr>
                  <w:rFonts w:hint="eastAsia" w:ascii="微软雅黑" w:hAnsi="微软雅黑" w:eastAsia="微软雅黑" w:cs="宋体"/>
                  <w:kern w:val="0"/>
                  <w:sz w:val="18"/>
                  <w:szCs w:val="18"/>
                  <w:rPrChange w:id="121" w:author="Song" w:date="2019-04-12T10:35:56Z">
                    <w:rPr>
                      <w:rFonts w:hint="eastAsia" w:ascii="微软雅黑" w:hAnsi="微软雅黑" w:eastAsia="微软雅黑" w:cs="宋体"/>
                      <w:kern w:val="0"/>
                      <w:sz w:val="18"/>
                      <w:szCs w:val="18"/>
                      <w:highlight w:val="green"/>
                    </w:rPr>
                  </w:rPrChange>
                </w:rPr>
                <w:t>个</w:t>
              </w:r>
            </w:ins>
            <w:ins w:id="123" w:author="Song" w:date="2019-04-12T10:42:45Z">
              <w:r>
                <w:rPr>
                  <w:rFonts w:hint="eastAsia" w:ascii="微软雅黑" w:hAnsi="微软雅黑" w:eastAsia="微软雅黑" w:cs="宋体"/>
                  <w:kern w:val="0"/>
                  <w:sz w:val="18"/>
                  <w:szCs w:val="18"/>
                  <w:lang w:eastAsia="zh-CN"/>
                </w:rPr>
                <w:t>，</w:t>
              </w:r>
            </w:ins>
            <w:ins w:id="124" w:author="Song" w:date="2019-04-12T10:42:46Z">
              <w:r>
                <w:rPr>
                  <w:rFonts w:hint="eastAsia" w:ascii="微软雅黑" w:hAnsi="微软雅黑" w:eastAsia="微软雅黑" w:cs="宋体"/>
                  <w:kern w:val="0"/>
                  <w:sz w:val="18"/>
                  <w:szCs w:val="18"/>
                  <w:lang w:val="en-US" w:eastAsia="zh-CN"/>
                </w:rPr>
                <w:t>符合</w:t>
              </w:r>
            </w:ins>
            <w:ins w:id="125" w:author="Song" w:date="2019-04-12T10:42:50Z">
              <w:r>
                <w:rPr>
                  <w:rFonts w:hint="eastAsia" w:ascii="微软雅黑" w:hAnsi="微软雅黑" w:eastAsia="微软雅黑" w:cs="宋体"/>
                  <w:kern w:val="0"/>
                  <w:sz w:val="18"/>
                  <w:szCs w:val="18"/>
                  <w:lang w:val="en-US" w:eastAsia="zh-CN"/>
                </w:rPr>
                <w:t>并发数</w:t>
              </w:r>
            </w:ins>
            <w:ins w:id="126" w:author="Song" w:date="2019-04-12T10:42:53Z">
              <w:r>
                <w:rPr>
                  <w:rFonts w:hint="eastAsia" w:ascii="微软雅黑" w:hAnsi="微软雅黑" w:eastAsia="微软雅黑" w:cs="宋体"/>
                  <w:kern w:val="0"/>
                  <w:sz w:val="18"/>
                  <w:szCs w:val="18"/>
                  <w:lang w:val="en-US" w:eastAsia="zh-CN"/>
                </w:rPr>
                <w:t>限制</w:t>
              </w:r>
            </w:ins>
            <w:del w:id="127" w:author="Song" w:date="2019-04-12T10:35:50Z">
              <w:r>
                <w:rPr>
                  <w:rFonts w:hint="eastAsia" w:ascii="微软雅黑" w:hAnsi="微软雅黑" w:eastAsia="微软雅黑" w:cs="宋体"/>
                  <w:color w:val="FF0000"/>
                  <w:kern w:val="0"/>
                  <w:sz w:val="18"/>
                  <w:szCs w:val="18"/>
                </w:rPr>
                <w:delText>待补</w:delText>
              </w:r>
            </w:del>
            <w:del w:id="128" w:author="Song" w:date="2019-04-12T10:35:49Z">
              <w:r>
                <w:rPr>
                  <w:rFonts w:hint="eastAsia" w:ascii="微软雅黑" w:hAnsi="微软雅黑" w:eastAsia="微软雅黑" w:cs="宋体"/>
                  <w:color w:val="FF0000"/>
                  <w:kern w:val="0"/>
                  <w:sz w:val="18"/>
                  <w:szCs w:val="18"/>
                </w:rPr>
                <w:delText>充</w:delText>
              </w:r>
            </w:del>
          </w:p>
        </w:tc>
      </w:tr>
      <w:tr>
        <w:tblPrEx>
          <w:tblLayout w:type="fixed"/>
          <w:tblCellMar>
            <w:top w:w="0" w:type="dxa"/>
            <w:left w:w="108" w:type="dxa"/>
            <w:bottom w:w="0" w:type="dxa"/>
            <w:right w:w="108" w:type="dxa"/>
          </w:tblCellMar>
        </w:tblPrEx>
        <w:trPr>
          <w:trHeight w:val="804" w:hRule="atLeast"/>
        </w:trPr>
        <w:tc>
          <w:tcPr>
            <w:tcW w:w="613" w:type="dxa"/>
            <w:vMerge w:val="restart"/>
            <w:tcBorders>
              <w:top w:val="nil"/>
              <w:left w:val="single" w:color="auto" w:sz="8" w:space="0"/>
              <w:bottom w:val="single" w:color="000000" w:sz="8" w:space="0"/>
              <w:right w:val="single" w:color="auto" w:sz="8" w:space="0"/>
            </w:tcBorders>
            <w:shd w:val="clear" w:color="auto" w:fill="auto"/>
            <w:vAlign w:val="center"/>
          </w:tcPr>
          <w:p>
            <w:pPr>
              <w:widowControl/>
              <w:spacing w:line="240" w:lineRule="auto"/>
              <w:ind w:firstLine="0" w:firstLineChars="0"/>
              <w:jc w:val="center"/>
              <w:rPr>
                <w:rFonts w:ascii="宋体" w:hAnsi="宋体" w:eastAsia="宋体" w:cs="宋体"/>
                <w:kern w:val="0"/>
                <w:sz w:val="21"/>
              </w:rPr>
            </w:pPr>
            <w:r>
              <w:rPr>
                <w:rFonts w:hint="eastAsia" w:ascii="宋体" w:hAnsi="宋体" w:eastAsia="宋体" w:cs="宋体"/>
                <w:kern w:val="0"/>
                <w:sz w:val="21"/>
              </w:rPr>
              <w:t>客户端安全保障</w:t>
            </w: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04-BZ-01</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评估人员通过测试验证的方式，检查客户端软件的应用版本的更新机制是否正常。</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　该业务不包含相关功能属性</w:t>
            </w:r>
          </w:p>
        </w:tc>
      </w:tr>
      <w:tr>
        <w:tblPrEx>
          <w:tblLayout w:type="fixed"/>
          <w:tblCellMar>
            <w:top w:w="0" w:type="dxa"/>
            <w:left w:w="108" w:type="dxa"/>
            <w:bottom w:w="0" w:type="dxa"/>
            <w:right w:w="108" w:type="dxa"/>
          </w:tblCellMar>
        </w:tblPrEx>
        <w:trPr>
          <w:trHeight w:val="1068"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04-BZ-02</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评估人员通过验证测试的方式，采用</w:t>
            </w:r>
            <w:r>
              <w:rPr>
                <w:rFonts w:eastAsia="微软雅黑" w:cs="Times New Roman"/>
                <w:kern w:val="0"/>
                <w:sz w:val="18"/>
                <w:szCs w:val="18"/>
              </w:rPr>
              <w:t>Android</w:t>
            </w:r>
            <w:r>
              <w:rPr>
                <w:rFonts w:hint="eastAsia" w:ascii="微软雅黑" w:hAnsi="微软雅黑" w:eastAsia="微软雅黑" w:cs="宋体"/>
                <w:kern w:val="0"/>
                <w:sz w:val="18"/>
                <w:szCs w:val="18"/>
              </w:rPr>
              <w:t>分析审计工具，分析移动应用在安装、运行、更新时，是否安装了其他应用。</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　该业务不包</w:t>
            </w:r>
            <w:ins w:id="129" w:author="Song" w:date="2019-04-12T10:44:48Z">
              <w:r>
                <w:rPr>
                  <w:rFonts w:hint="eastAsia" w:ascii="微软雅黑" w:hAnsi="微软雅黑" w:eastAsia="微软雅黑" w:cs="宋体"/>
                  <w:kern w:val="0"/>
                  <w:sz w:val="18"/>
                  <w:szCs w:val="18"/>
                  <w:lang w:val="en-US" w:eastAsia="zh-CN"/>
                </w:rPr>
                <w:t>·</w:t>
              </w:r>
            </w:ins>
            <w:r>
              <w:rPr>
                <w:rFonts w:hint="eastAsia" w:ascii="微软雅黑" w:hAnsi="微软雅黑" w:eastAsia="微软雅黑" w:cs="宋体"/>
                <w:kern w:val="0"/>
                <w:sz w:val="18"/>
                <w:szCs w:val="18"/>
              </w:rPr>
              <w:t>含相关功能属性</w:t>
            </w:r>
          </w:p>
        </w:tc>
      </w:tr>
      <w:tr>
        <w:tblPrEx>
          <w:tblLayout w:type="fixed"/>
          <w:tblCellMar>
            <w:top w:w="0" w:type="dxa"/>
            <w:left w:w="108" w:type="dxa"/>
            <w:bottom w:w="0" w:type="dxa"/>
            <w:right w:w="108" w:type="dxa"/>
          </w:tblCellMar>
        </w:tblPrEx>
        <w:trPr>
          <w:trHeight w:val="804"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04-BZ-03</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评估人员通过测试验证的方式，卸载已安装客户端软件，并检查程序文件是否有残留。</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　该业务不包含相关功能属性</w:t>
            </w:r>
          </w:p>
        </w:tc>
      </w:tr>
      <w:tr>
        <w:tblPrEx>
          <w:tblLayout w:type="fixed"/>
          <w:tblCellMar>
            <w:top w:w="0" w:type="dxa"/>
            <w:left w:w="108" w:type="dxa"/>
            <w:bottom w:w="0" w:type="dxa"/>
            <w:right w:w="108" w:type="dxa"/>
          </w:tblCellMar>
        </w:tblPrEx>
        <w:trPr>
          <w:trHeight w:val="1596"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04-BZ-04</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评估人员通过测试验证方式，查看客户端中是否存在插件功能，若存在则应对运行的客户端中提供的插件进行规范性检查，插件应允许用户自主选择是否卸载，并且卸载后无残留。</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该业务不包含相关功能属性　</w:t>
            </w:r>
          </w:p>
        </w:tc>
      </w:tr>
      <w:tr>
        <w:tblPrEx>
          <w:tblLayout w:type="fixed"/>
          <w:tblCellMar>
            <w:top w:w="0" w:type="dxa"/>
            <w:left w:w="108" w:type="dxa"/>
            <w:bottom w:w="0" w:type="dxa"/>
            <w:right w:w="108" w:type="dxa"/>
          </w:tblCellMar>
        </w:tblPrEx>
        <w:trPr>
          <w:trHeight w:val="1332"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04-BZ-05</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评估人员通过测试验证的方式，采用网络抓包分析工具（</w:t>
            </w:r>
            <w:r>
              <w:rPr>
                <w:rFonts w:eastAsia="微软雅黑" w:cs="Times New Roman"/>
                <w:kern w:val="0"/>
                <w:sz w:val="18"/>
                <w:szCs w:val="18"/>
              </w:rPr>
              <w:t>Burpsuite/Wireshark</w:t>
            </w:r>
            <w:r>
              <w:rPr>
                <w:rFonts w:hint="eastAsia" w:ascii="微软雅黑" w:hAnsi="微软雅黑" w:eastAsia="微软雅黑" w:cs="宋体"/>
                <w:kern w:val="0"/>
                <w:sz w:val="18"/>
                <w:szCs w:val="18"/>
              </w:rPr>
              <w:t>等），分析网络传输过程中的敏感数据信息是否加密。</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r>
              <w:rPr>
                <w:rFonts w:hint="eastAsia" w:ascii="微软雅黑" w:hAnsi="微软雅黑" w:eastAsia="微软雅黑" w:cs="宋体"/>
                <w:kern w:val="0"/>
                <w:sz w:val="18"/>
                <w:szCs w:val="18"/>
              </w:rPr>
              <w:t>该业务不包含相关功能属性　</w:t>
            </w:r>
          </w:p>
        </w:tc>
      </w:tr>
      <w:tr>
        <w:tblPrEx>
          <w:tblLayout w:type="fixed"/>
          <w:tblCellMar>
            <w:top w:w="0" w:type="dxa"/>
            <w:left w:w="108" w:type="dxa"/>
            <w:bottom w:w="0" w:type="dxa"/>
            <w:right w:w="108" w:type="dxa"/>
          </w:tblCellMar>
        </w:tblPrEx>
        <w:trPr>
          <w:trHeight w:val="1596"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04-BZ-06</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评估人员通过测试验证的方式，采用网络抓包分析工具（</w:t>
            </w:r>
            <w:r>
              <w:rPr>
                <w:rFonts w:eastAsia="微软雅黑" w:cs="Times New Roman"/>
                <w:kern w:val="0"/>
                <w:sz w:val="18"/>
                <w:szCs w:val="18"/>
              </w:rPr>
              <w:t>Burpsuite/Wireshark</w:t>
            </w:r>
            <w:r>
              <w:rPr>
                <w:rFonts w:hint="eastAsia" w:ascii="微软雅黑" w:hAnsi="微软雅黑" w:eastAsia="微软雅黑" w:cs="宋体"/>
                <w:kern w:val="0"/>
                <w:sz w:val="18"/>
                <w:szCs w:val="18"/>
              </w:rPr>
              <w:t>等），分析网络传输过程中客户端软件的网络连接的频次是否进行了合理限制。</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该业务不包含相关功能属性　</w:t>
            </w:r>
          </w:p>
        </w:tc>
      </w:tr>
      <w:tr>
        <w:tblPrEx>
          <w:tblLayout w:type="fixed"/>
          <w:tblCellMar>
            <w:top w:w="0" w:type="dxa"/>
            <w:left w:w="108" w:type="dxa"/>
            <w:bottom w:w="0" w:type="dxa"/>
            <w:right w:w="108" w:type="dxa"/>
          </w:tblCellMar>
        </w:tblPrEx>
        <w:trPr>
          <w:trHeight w:val="1332"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04-BZ-07</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评估人员通过测试验证的方式，采用</w:t>
            </w:r>
            <w:r>
              <w:rPr>
                <w:rFonts w:eastAsia="微软雅黑" w:cs="Times New Roman"/>
                <w:kern w:val="0"/>
                <w:sz w:val="18"/>
                <w:szCs w:val="18"/>
              </w:rPr>
              <w:t>Android</w:t>
            </w:r>
            <w:r>
              <w:rPr>
                <w:rFonts w:hint="eastAsia" w:ascii="微软雅黑" w:hAnsi="微软雅黑" w:eastAsia="微软雅黑" w:cs="宋体"/>
                <w:kern w:val="0"/>
                <w:sz w:val="18"/>
                <w:szCs w:val="18"/>
              </w:rPr>
              <w:t>分析审计工具，检查客户端的敏感权限使用情况，判断在涉及访问本地资源权限时是否正确提示用户授权情况。</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该业务不包含相关功能属性　</w:t>
            </w:r>
          </w:p>
        </w:tc>
      </w:tr>
      <w:tr>
        <w:tblPrEx>
          <w:tblLayout w:type="fixed"/>
          <w:tblCellMar>
            <w:top w:w="0" w:type="dxa"/>
            <w:left w:w="108" w:type="dxa"/>
            <w:bottom w:w="0" w:type="dxa"/>
            <w:right w:w="108" w:type="dxa"/>
          </w:tblCellMar>
        </w:tblPrEx>
        <w:trPr>
          <w:trHeight w:val="804"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04-BZ-08</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评估人员通过测试验证的方式，采用漏洞扫描工具，检查客户端业务系统是否存在高中危漏洞。</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该业务不包含相关功能属性　</w:t>
            </w:r>
          </w:p>
        </w:tc>
      </w:tr>
      <w:tr>
        <w:tblPrEx>
          <w:tblLayout w:type="fixed"/>
          <w:tblCellMar>
            <w:top w:w="0" w:type="dxa"/>
            <w:left w:w="108" w:type="dxa"/>
            <w:bottom w:w="0" w:type="dxa"/>
            <w:right w:w="108" w:type="dxa"/>
          </w:tblCellMar>
        </w:tblPrEx>
        <w:trPr>
          <w:trHeight w:val="804" w:hRule="atLeast"/>
        </w:trPr>
        <w:tc>
          <w:tcPr>
            <w:tcW w:w="613" w:type="dxa"/>
            <w:vMerge w:val="restart"/>
            <w:tcBorders>
              <w:top w:val="nil"/>
              <w:left w:val="single" w:color="auto" w:sz="8" w:space="0"/>
              <w:bottom w:val="single" w:color="000000" w:sz="8" w:space="0"/>
              <w:right w:val="single" w:color="auto" w:sz="8" w:space="0"/>
            </w:tcBorders>
            <w:shd w:val="clear" w:color="auto" w:fill="auto"/>
            <w:vAlign w:val="center"/>
          </w:tcPr>
          <w:p>
            <w:pPr>
              <w:widowControl/>
              <w:spacing w:line="240" w:lineRule="auto"/>
              <w:ind w:firstLine="0" w:firstLineChars="0"/>
              <w:jc w:val="center"/>
              <w:rPr>
                <w:rFonts w:ascii="宋体" w:hAnsi="宋体" w:eastAsia="宋体" w:cs="宋体"/>
                <w:kern w:val="0"/>
                <w:sz w:val="21"/>
              </w:rPr>
            </w:pPr>
            <w:r>
              <w:rPr>
                <w:rFonts w:hint="eastAsia" w:ascii="宋体" w:hAnsi="宋体" w:eastAsia="宋体" w:cs="宋体"/>
                <w:kern w:val="0"/>
                <w:sz w:val="21"/>
              </w:rPr>
              <w:t>业务逻辑安全保障</w:t>
            </w: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05-BZ-01</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评估人员通过人员访谈的方式，了解业务订购行为是否需用户认证后才会生效。</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需用户认证后生效</w:t>
            </w:r>
          </w:p>
        </w:tc>
      </w:tr>
      <w:tr>
        <w:tblPrEx>
          <w:tblLayout w:type="fixed"/>
          <w:tblCellMar>
            <w:top w:w="0" w:type="dxa"/>
            <w:left w:w="108" w:type="dxa"/>
            <w:bottom w:w="0" w:type="dxa"/>
            <w:right w:w="108" w:type="dxa"/>
          </w:tblCellMar>
        </w:tblPrEx>
        <w:trPr>
          <w:trHeight w:val="1596"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05-BZ-02</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评估人员通过访谈或演示查验的方式，检查出现超出业务阈值是否会给出安全提示。例如，若单日用同一手机号完成超过业务阀值的订购数量，应通过短信或邮件等形式给予用户安全提示。</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　该业务不包含相关功能属性</w:t>
            </w:r>
          </w:p>
        </w:tc>
      </w:tr>
      <w:tr>
        <w:tblPrEx>
          <w:tblLayout w:type="fixed"/>
          <w:tblCellMar>
            <w:top w:w="0" w:type="dxa"/>
            <w:left w:w="108" w:type="dxa"/>
            <w:bottom w:w="0" w:type="dxa"/>
            <w:right w:w="108" w:type="dxa"/>
          </w:tblCellMar>
        </w:tblPrEx>
        <w:trPr>
          <w:trHeight w:val="804"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05-BZ-03</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评估人员通过测试验证的方式，检查在业务认证未通过时触发的保护策略是否正常运行。</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　该业务不包含相关功能属性　</w:t>
            </w:r>
          </w:p>
        </w:tc>
      </w:tr>
      <w:tr>
        <w:tblPrEx>
          <w:tblLayout w:type="fixed"/>
          <w:tblCellMar>
            <w:top w:w="0" w:type="dxa"/>
            <w:left w:w="108" w:type="dxa"/>
            <w:bottom w:w="0" w:type="dxa"/>
            <w:right w:w="108" w:type="dxa"/>
          </w:tblCellMar>
        </w:tblPrEx>
        <w:trPr>
          <w:trHeight w:val="1332"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05-BZ-04</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评估人员通过测试验证的方式，验证规范的措施是否正常履行，例如检查核心业务的保障措施是否设置阈值，超过阈值时是否给予提示。</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　该业务不包含相关功能属性　</w:t>
            </w:r>
          </w:p>
        </w:tc>
      </w:tr>
      <w:tr>
        <w:tblPrEx>
          <w:tblLayout w:type="fixed"/>
          <w:tblCellMar>
            <w:top w:w="0" w:type="dxa"/>
            <w:left w:w="108" w:type="dxa"/>
            <w:bottom w:w="0" w:type="dxa"/>
            <w:right w:w="108" w:type="dxa"/>
          </w:tblCellMar>
        </w:tblPrEx>
        <w:trPr>
          <w:trHeight w:val="1596" w:hRule="atLeast"/>
        </w:trPr>
        <w:tc>
          <w:tcPr>
            <w:tcW w:w="613" w:type="dxa"/>
            <w:vMerge w:val="restart"/>
            <w:tcBorders>
              <w:top w:val="nil"/>
              <w:left w:val="single" w:color="auto" w:sz="8" w:space="0"/>
              <w:bottom w:val="single" w:color="000000" w:sz="8" w:space="0"/>
              <w:right w:val="single" w:color="auto" w:sz="8" w:space="0"/>
            </w:tcBorders>
            <w:shd w:val="clear" w:color="auto" w:fill="auto"/>
            <w:vAlign w:val="center"/>
          </w:tcPr>
          <w:p>
            <w:pPr>
              <w:widowControl/>
              <w:spacing w:line="240" w:lineRule="auto"/>
              <w:ind w:firstLine="0" w:firstLineChars="0"/>
              <w:jc w:val="center"/>
              <w:rPr>
                <w:rFonts w:ascii="宋体" w:hAnsi="宋体" w:eastAsia="宋体" w:cs="宋体"/>
                <w:kern w:val="0"/>
                <w:sz w:val="21"/>
              </w:rPr>
            </w:pPr>
            <w:r>
              <w:rPr>
                <w:rFonts w:hint="eastAsia" w:ascii="宋体" w:hAnsi="宋体" w:eastAsia="宋体" w:cs="宋体"/>
                <w:kern w:val="0"/>
                <w:sz w:val="21"/>
              </w:rPr>
              <w:t>非授权采集保障</w:t>
            </w: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06-BZ-01</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评估人员通过文件审查的方式，检查是否建立了用户个人信息收集保护及用户授权告知制度。在收集用户个人信息前，获得用户同意，并向用户明确告知授权范畴和风险提示。</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用户服务协议中明确告知用户个人信息授权范畴和风险提示。</w:t>
            </w:r>
          </w:p>
        </w:tc>
      </w:tr>
      <w:tr>
        <w:tblPrEx>
          <w:tblLayout w:type="fixed"/>
          <w:tblCellMar>
            <w:top w:w="0" w:type="dxa"/>
            <w:left w:w="108" w:type="dxa"/>
            <w:bottom w:w="0" w:type="dxa"/>
            <w:right w:w="108" w:type="dxa"/>
          </w:tblCellMar>
        </w:tblPrEx>
        <w:trPr>
          <w:trHeight w:val="1332"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06-BZ-02</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评估人员通过演示查验的方式，检查业务数据，判定收集用户个人信息的收集范围和使用范围是否遵循以提供服务的最小必要为标准。</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　遵循以提供服务的最小必要为标准</w:t>
            </w:r>
          </w:p>
        </w:tc>
      </w:tr>
      <w:tr>
        <w:tblPrEx>
          <w:tblLayout w:type="fixed"/>
          <w:tblCellMar>
            <w:top w:w="0" w:type="dxa"/>
            <w:left w:w="108" w:type="dxa"/>
            <w:bottom w:w="0" w:type="dxa"/>
            <w:right w:w="108" w:type="dxa"/>
          </w:tblCellMar>
        </w:tblPrEx>
        <w:trPr>
          <w:trHeight w:val="1332" w:hRule="atLeast"/>
        </w:trPr>
        <w:tc>
          <w:tcPr>
            <w:tcW w:w="613" w:type="dxa"/>
            <w:vMerge w:val="restart"/>
            <w:tcBorders>
              <w:top w:val="nil"/>
              <w:left w:val="single" w:color="auto" w:sz="8" w:space="0"/>
              <w:bottom w:val="nil"/>
              <w:right w:val="single" w:color="auto" w:sz="8" w:space="0"/>
            </w:tcBorders>
            <w:shd w:val="clear" w:color="auto" w:fill="auto"/>
            <w:vAlign w:val="center"/>
          </w:tcPr>
          <w:p>
            <w:pPr>
              <w:widowControl/>
              <w:spacing w:line="240" w:lineRule="auto"/>
              <w:ind w:firstLine="0" w:firstLineChars="0"/>
              <w:jc w:val="center"/>
              <w:rPr>
                <w:rFonts w:ascii="宋体" w:hAnsi="宋体" w:eastAsia="宋体" w:cs="宋体"/>
                <w:kern w:val="0"/>
                <w:sz w:val="21"/>
              </w:rPr>
            </w:pPr>
            <w:r>
              <w:rPr>
                <w:rFonts w:hint="eastAsia" w:ascii="宋体" w:hAnsi="宋体" w:eastAsia="宋体" w:cs="宋体"/>
                <w:kern w:val="0"/>
                <w:sz w:val="21"/>
              </w:rPr>
              <w:t>数据存储保障</w:t>
            </w: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07-BZ-01</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评估人员通过人员访谈的方式，检查业务系统是否部署了能够防范网络攻击，检测病毒木马等恶意代码入侵的硬件设备或软件系统。</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业务系统部署了能够防范网络攻击，检测病毒木马等恶意代码入侵的硬件设备或软件系统</w:t>
            </w:r>
          </w:p>
        </w:tc>
      </w:tr>
      <w:tr>
        <w:tblPrEx>
          <w:tblLayout w:type="fixed"/>
          <w:tblCellMar>
            <w:top w:w="0" w:type="dxa"/>
            <w:left w:w="108" w:type="dxa"/>
            <w:bottom w:w="0" w:type="dxa"/>
            <w:right w:w="108" w:type="dxa"/>
          </w:tblCellMar>
        </w:tblPrEx>
        <w:trPr>
          <w:trHeight w:val="1596" w:hRule="atLeast"/>
        </w:trPr>
        <w:tc>
          <w:tcPr>
            <w:tcW w:w="613" w:type="dxa"/>
            <w:vMerge w:val="continue"/>
            <w:tcBorders>
              <w:top w:val="nil"/>
              <w:left w:val="single" w:color="auto" w:sz="8" w:space="0"/>
              <w:bottom w:val="nil"/>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07-BZ-02</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对于业务系统已部署的防范网络攻击和检测病毒木马等恶意代码入侵的硬件设备或软件系统，评估人员通过测试验证的方式，检查是否及时更新了恶意代码软件版本和恶意代码库。</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及时更新恶意代码软件版本和恶意代码库</w:t>
            </w:r>
          </w:p>
        </w:tc>
      </w:tr>
      <w:tr>
        <w:tblPrEx>
          <w:tblLayout w:type="fixed"/>
          <w:tblCellMar>
            <w:top w:w="0" w:type="dxa"/>
            <w:left w:w="108" w:type="dxa"/>
            <w:bottom w:w="0" w:type="dxa"/>
            <w:right w:w="108" w:type="dxa"/>
          </w:tblCellMar>
        </w:tblPrEx>
        <w:trPr>
          <w:trHeight w:val="1860" w:hRule="atLeast"/>
        </w:trPr>
        <w:tc>
          <w:tcPr>
            <w:tcW w:w="613" w:type="dxa"/>
            <w:vMerge w:val="continue"/>
            <w:tcBorders>
              <w:top w:val="nil"/>
              <w:left w:val="single" w:color="auto" w:sz="8" w:space="0"/>
              <w:bottom w:val="nil"/>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07-BZ-03</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评估人员通过文件审查的方式，检查网络设备与安全设备配置安全规范是否设置有效策略，要求根据数据级别采用加密、授权、数字水印、数字签名等技术手段对业务系统存储的数据进行了安全存储保护。</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在客户信息安全保护管理办法中，明确了客户信息安全管理、数据存储和备份管理要求</w:t>
            </w:r>
          </w:p>
        </w:tc>
      </w:tr>
      <w:tr>
        <w:tblPrEx>
          <w:tblLayout w:type="fixed"/>
          <w:tblCellMar>
            <w:top w:w="0" w:type="dxa"/>
            <w:left w:w="108" w:type="dxa"/>
            <w:bottom w:w="0" w:type="dxa"/>
            <w:right w:w="108" w:type="dxa"/>
          </w:tblCellMar>
        </w:tblPrEx>
        <w:trPr>
          <w:trHeight w:val="1332" w:hRule="atLeast"/>
        </w:trPr>
        <w:tc>
          <w:tcPr>
            <w:tcW w:w="613" w:type="dxa"/>
            <w:vMerge w:val="continue"/>
            <w:tcBorders>
              <w:top w:val="nil"/>
              <w:left w:val="single" w:color="auto" w:sz="8" w:space="0"/>
              <w:bottom w:val="nil"/>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07-BZ-04</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评估人员通过测试验证的方式，使用漏洞扫描工具对业务系统进行检测，检查是否已对相关设备的操作系统和关键服务协议及时安装更新或补丁。</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对相关设备的操作系统和关键服务协议及时安装更新或补丁</w:t>
            </w:r>
          </w:p>
        </w:tc>
      </w:tr>
      <w:tr>
        <w:tblPrEx>
          <w:tblLayout w:type="fixed"/>
          <w:tblCellMar>
            <w:top w:w="0" w:type="dxa"/>
            <w:left w:w="108" w:type="dxa"/>
            <w:bottom w:w="0" w:type="dxa"/>
            <w:right w:w="108" w:type="dxa"/>
          </w:tblCellMar>
        </w:tblPrEx>
        <w:trPr>
          <w:trHeight w:val="1068" w:hRule="atLeast"/>
        </w:trPr>
        <w:tc>
          <w:tcPr>
            <w:tcW w:w="613" w:type="dxa"/>
            <w:vMerge w:val="continue"/>
            <w:tcBorders>
              <w:top w:val="nil"/>
              <w:left w:val="single" w:color="auto" w:sz="8" w:space="0"/>
              <w:bottom w:val="nil"/>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07-BZ-05</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评估人员通过人员访谈的方式，检查对于不同安全级别的数据进行权限管理过程中是否采取了相应的隔离措施和安全保护措施。</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联通在线的用户信息安全管理办法中，明确针对跨互联网或不同等级安全域数据传输采取加密等相应防护措施</w:t>
            </w:r>
          </w:p>
        </w:tc>
      </w:tr>
      <w:tr>
        <w:tblPrEx>
          <w:tblLayout w:type="fixed"/>
          <w:tblCellMar>
            <w:top w:w="0" w:type="dxa"/>
            <w:left w:w="108" w:type="dxa"/>
            <w:bottom w:w="0" w:type="dxa"/>
            <w:right w:w="108" w:type="dxa"/>
          </w:tblCellMar>
        </w:tblPrEx>
        <w:trPr>
          <w:trHeight w:val="1068" w:hRule="atLeast"/>
        </w:trPr>
        <w:tc>
          <w:tcPr>
            <w:tcW w:w="613" w:type="dxa"/>
            <w:vMerge w:val="continue"/>
            <w:tcBorders>
              <w:top w:val="nil"/>
              <w:left w:val="single" w:color="auto" w:sz="8" w:space="0"/>
              <w:bottom w:val="nil"/>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07-BZ-06</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评估人员通过测试验证的方式，检查对业务系统是否采用加密或其他保护措施实现系统管理数据和重要业务数据存储保密性。</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hint="eastAsia" w:ascii="微软雅黑" w:hAnsi="微软雅黑" w:eastAsia="微软雅黑" w:cs="宋体"/>
                <w:kern w:val="0"/>
                <w:sz w:val="18"/>
                <w:szCs w:val="18"/>
              </w:rPr>
            </w:pPr>
            <w:r>
              <w:rPr>
                <w:rFonts w:hint="eastAsia" w:ascii="微软雅黑" w:hAnsi="微软雅黑" w:eastAsia="微软雅黑" w:cs="宋体"/>
                <w:kern w:val="0"/>
                <w:sz w:val="18"/>
                <w:szCs w:val="18"/>
              </w:rPr>
              <w:t>联通在线的用户信息安全管理办法中，明确了对重要数据采取加密进行安全防护。</w:t>
            </w:r>
          </w:p>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后台管理系统中，对用户手机号等信息进行了脱敏处理。</w:t>
            </w:r>
          </w:p>
        </w:tc>
      </w:tr>
      <w:tr>
        <w:tblPrEx>
          <w:tblLayout w:type="fixed"/>
          <w:tblCellMar>
            <w:top w:w="0" w:type="dxa"/>
            <w:left w:w="108" w:type="dxa"/>
            <w:bottom w:w="0" w:type="dxa"/>
            <w:right w:w="108" w:type="dxa"/>
          </w:tblCellMar>
        </w:tblPrEx>
        <w:trPr>
          <w:trHeight w:val="1068" w:hRule="atLeast"/>
        </w:trPr>
        <w:tc>
          <w:tcPr>
            <w:tcW w:w="613" w:type="dxa"/>
            <w:vMerge w:val="restart"/>
            <w:tcBorders>
              <w:top w:val="single" w:color="auto" w:sz="8" w:space="0"/>
              <w:left w:val="single" w:color="auto" w:sz="8" w:space="0"/>
              <w:bottom w:val="single" w:color="000000" w:sz="8" w:space="0"/>
              <w:right w:val="single" w:color="auto" w:sz="8" w:space="0"/>
            </w:tcBorders>
            <w:shd w:val="clear" w:color="auto" w:fill="auto"/>
            <w:vAlign w:val="center"/>
          </w:tcPr>
          <w:p>
            <w:pPr>
              <w:widowControl/>
              <w:spacing w:line="240" w:lineRule="auto"/>
              <w:ind w:firstLine="0" w:firstLineChars="0"/>
              <w:jc w:val="center"/>
              <w:rPr>
                <w:rFonts w:ascii="宋体" w:hAnsi="宋体" w:eastAsia="宋体" w:cs="宋体"/>
                <w:kern w:val="0"/>
                <w:sz w:val="21"/>
              </w:rPr>
            </w:pPr>
            <w:r>
              <w:rPr>
                <w:rFonts w:hint="eastAsia" w:ascii="宋体" w:hAnsi="宋体" w:eastAsia="宋体" w:cs="宋体"/>
                <w:kern w:val="0"/>
                <w:sz w:val="21"/>
              </w:rPr>
              <w:t>数据管理保障</w:t>
            </w: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08-BZ-01</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评估人员通过访谈方式，检查数据操作行为日志记录应至少包括操作时间、操作对象存储地址、操作指示等关键字段</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hint="eastAsia" w:ascii="微软雅黑" w:hAnsi="微软雅黑" w:eastAsia="微软雅黑" w:cs="宋体"/>
                <w:kern w:val="0"/>
                <w:sz w:val="18"/>
                <w:szCs w:val="18"/>
              </w:rPr>
            </w:pPr>
            <w:r>
              <w:rPr>
                <w:rFonts w:hint="eastAsia" w:ascii="微软雅黑" w:hAnsi="微软雅黑" w:eastAsia="微软雅黑" w:cs="宋体"/>
                <w:kern w:val="0"/>
                <w:sz w:val="18"/>
                <w:szCs w:val="18"/>
              </w:rPr>
              <w:t>数据操作行为日志记录关键字段</w:t>
            </w:r>
          </w:p>
          <w:p>
            <w:pPr>
              <w:widowControl/>
              <w:spacing w:line="240" w:lineRule="auto"/>
              <w:ind w:firstLine="0" w:firstLineChars="0"/>
              <w:jc w:val="center"/>
              <w:rPr>
                <w:rFonts w:ascii="微软雅黑" w:hAnsi="微软雅黑" w:eastAsia="微软雅黑" w:cs="宋体"/>
                <w:kern w:val="0"/>
                <w:sz w:val="18"/>
                <w:szCs w:val="18"/>
              </w:rPr>
            </w:pPr>
            <w:ins w:id="130" w:author="Song" w:date="2019-04-11T16:59:17Z">
              <w:r>
                <w:rPr>
                  <w:rFonts w:hint="eastAsia" w:ascii="微软雅黑" w:hAnsi="微软雅黑" w:eastAsia="微软雅黑" w:cs="宋体"/>
                  <w:color w:val="FF0000"/>
                  <w:kern w:val="0"/>
                  <w:sz w:val="18"/>
                  <w:szCs w:val="18"/>
                </w:rPr>
                <w:t>关键信息从大数据实时获取，本业务系统不存储</w:t>
              </w:r>
            </w:ins>
            <w:del w:id="131" w:author="Song" w:date="2019-04-11T16:59:15Z">
              <w:r>
                <w:rPr>
                  <w:rFonts w:hint="eastAsia" w:ascii="微软雅黑" w:hAnsi="微软雅黑" w:eastAsia="微软雅黑" w:cs="宋体"/>
                  <w:color w:val="FF0000"/>
                  <w:kern w:val="0"/>
                  <w:sz w:val="18"/>
                  <w:szCs w:val="18"/>
                </w:rPr>
                <w:delText>待补充</w:delText>
              </w:r>
            </w:del>
          </w:p>
        </w:tc>
      </w:tr>
      <w:tr>
        <w:tblPrEx>
          <w:tblLayout w:type="fixed"/>
          <w:tblCellMar>
            <w:top w:w="0" w:type="dxa"/>
            <w:left w:w="108" w:type="dxa"/>
            <w:bottom w:w="0" w:type="dxa"/>
            <w:right w:w="108" w:type="dxa"/>
          </w:tblCellMar>
        </w:tblPrEx>
        <w:trPr>
          <w:trHeight w:val="540" w:hRule="atLeast"/>
        </w:trPr>
        <w:tc>
          <w:tcPr>
            <w:tcW w:w="613" w:type="dxa"/>
            <w:vMerge w:val="continue"/>
            <w:tcBorders>
              <w:top w:val="single" w:color="auto" w:sz="8" w:space="0"/>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08-BZ-02</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评估人员通过访谈的方式，检查本地数据备份与恢复功能。</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日志和数据库备份</w:t>
            </w:r>
          </w:p>
        </w:tc>
      </w:tr>
      <w:tr>
        <w:tblPrEx>
          <w:tblLayout w:type="fixed"/>
          <w:tblCellMar>
            <w:top w:w="0" w:type="dxa"/>
            <w:left w:w="108" w:type="dxa"/>
            <w:bottom w:w="0" w:type="dxa"/>
            <w:right w:w="108" w:type="dxa"/>
          </w:tblCellMar>
        </w:tblPrEx>
        <w:trPr>
          <w:trHeight w:val="1068" w:hRule="atLeast"/>
        </w:trPr>
        <w:tc>
          <w:tcPr>
            <w:tcW w:w="613" w:type="dxa"/>
            <w:vMerge w:val="continue"/>
            <w:tcBorders>
              <w:top w:val="single" w:color="auto" w:sz="8" w:space="0"/>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08-BZ-03</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评估人员通过访谈方式，检查异地数据备份功能，如利用通信网络将关键数据定时批量传送至备用场地。</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未采用异地数据备份</w:t>
            </w:r>
          </w:p>
        </w:tc>
      </w:tr>
      <w:tr>
        <w:tblPrEx>
          <w:tblLayout w:type="fixed"/>
          <w:tblCellMar>
            <w:top w:w="0" w:type="dxa"/>
            <w:left w:w="108" w:type="dxa"/>
            <w:bottom w:w="0" w:type="dxa"/>
            <w:right w:w="108" w:type="dxa"/>
          </w:tblCellMar>
        </w:tblPrEx>
        <w:trPr>
          <w:trHeight w:val="804" w:hRule="atLeast"/>
        </w:trPr>
        <w:tc>
          <w:tcPr>
            <w:tcW w:w="613" w:type="dxa"/>
            <w:vMerge w:val="restart"/>
            <w:tcBorders>
              <w:top w:val="nil"/>
              <w:left w:val="single" w:color="auto" w:sz="8" w:space="0"/>
              <w:bottom w:val="single" w:color="000000" w:sz="8" w:space="0"/>
              <w:right w:val="single" w:color="auto" w:sz="8" w:space="0"/>
            </w:tcBorders>
            <w:shd w:val="clear" w:color="auto" w:fill="auto"/>
            <w:vAlign w:val="center"/>
          </w:tcPr>
          <w:p>
            <w:pPr>
              <w:widowControl/>
              <w:spacing w:line="240" w:lineRule="auto"/>
              <w:ind w:firstLine="0" w:firstLineChars="0"/>
              <w:jc w:val="center"/>
              <w:rPr>
                <w:rFonts w:ascii="宋体" w:hAnsi="宋体" w:eastAsia="宋体" w:cs="宋体"/>
                <w:kern w:val="0"/>
                <w:sz w:val="21"/>
              </w:rPr>
            </w:pPr>
            <w:r>
              <w:rPr>
                <w:rFonts w:hint="eastAsia" w:ascii="宋体" w:hAnsi="宋体" w:eastAsia="宋体" w:cs="宋体"/>
                <w:kern w:val="0"/>
                <w:sz w:val="21"/>
              </w:rPr>
              <w:t>数据传输保障</w:t>
            </w: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09-BZ-01</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评估人员通过人员访谈的方式，检查是否对数据传输方式采取了相应的安全防护措施。</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采取了相应的防护措施</w:t>
            </w:r>
          </w:p>
        </w:tc>
      </w:tr>
      <w:tr>
        <w:tblPrEx>
          <w:tblLayout w:type="fixed"/>
          <w:tblCellMar>
            <w:top w:w="0" w:type="dxa"/>
            <w:left w:w="108" w:type="dxa"/>
            <w:bottom w:w="0" w:type="dxa"/>
            <w:right w:w="108" w:type="dxa"/>
          </w:tblCellMar>
        </w:tblPrEx>
        <w:trPr>
          <w:trHeight w:val="1068"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09-BZ-02</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评估人员通过人员访谈的方式，查看是否对内部不同局域网间数据传输链路采取了技术防护手段。</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采取了相应的防护措施</w:t>
            </w:r>
          </w:p>
        </w:tc>
      </w:tr>
      <w:tr>
        <w:tblPrEx>
          <w:tblLayout w:type="fixed"/>
          <w:tblCellMar>
            <w:top w:w="0" w:type="dxa"/>
            <w:left w:w="108" w:type="dxa"/>
            <w:bottom w:w="0" w:type="dxa"/>
            <w:right w:w="108" w:type="dxa"/>
          </w:tblCellMar>
        </w:tblPrEx>
        <w:trPr>
          <w:trHeight w:val="804"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09-BZ-03</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评估人员通过人员访谈的方式，查看数据传输链路是否设置了冗余链路。</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采取了相应的措施</w:t>
            </w:r>
          </w:p>
        </w:tc>
      </w:tr>
      <w:tr>
        <w:tblPrEx>
          <w:tblLayout w:type="fixed"/>
          <w:tblCellMar>
            <w:top w:w="0" w:type="dxa"/>
            <w:left w:w="108" w:type="dxa"/>
            <w:bottom w:w="0" w:type="dxa"/>
            <w:right w:w="108" w:type="dxa"/>
          </w:tblCellMar>
        </w:tblPrEx>
        <w:trPr>
          <w:trHeight w:val="1332" w:hRule="atLeast"/>
        </w:trPr>
        <w:tc>
          <w:tcPr>
            <w:tcW w:w="613" w:type="dxa"/>
            <w:vMerge w:val="restart"/>
            <w:tcBorders>
              <w:top w:val="nil"/>
              <w:left w:val="single" w:color="auto" w:sz="8" w:space="0"/>
              <w:bottom w:val="single" w:color="000000" w:sz="8" w:space="0"/>
              <w:right w:val="single" w:color="auto" w:sz="8" w:space="0"/>
            </w:tcBorders>
            <w:shd w:val="clear" w:color="auto" w:fill="auto"/>
            <w:vAlign w:val="center"/>
          </w:tcPr>
          <w:p>
            <w:pPr>
              <w:widowControl/>
              <w:spacing w:line="240" w:lineRule="auto"/>
              <w:ind w:firstLine="0" w:firstLineChars="0"/>
              <w:jc w:val="center"/>
              <w:rPr>
                <w:rFonts w:ascii="宋体" w:hAnsi="宋体" w:eastAsia="宋体" w:cs="宋体"/>
                <w:kern w:val="0"/>
                <w:sz w:val="21"/>
              </w:rPr>
            </w:pPr>
            <w:r>
              <w:rPr>
                <w:rFonts w:hint="eastAsia" w:ascii="宋体" w:hAnsi="宋体" w:eastAsia="宋体" w:cs="宋体"/>
                <w:kern w:val="0"/>
                <w:sz w:val="21"/>
              </w:rPr>
              <w:t>数据加工保障</w:t>
            </w: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10-BZ-01</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评估人员通过人员访谈的方式，查看是否对拟采用公有云进行加工的数据重要性进行评估，判定其是否适合采取公有云服务进行加工。</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采用了联通沃云杭州资源池</w:t>
            </w:r>
          </w:p>
        </w:tc>
      </w:tr>
      <w:tr>
        <w:tblPrEx>
          <w:tblLayout w:type="fixed"/>
          <w:tblCellMar>
            <w:top w:w="0" w:type="dxa"/>
            <w:left w:w="108" w:type="dxa"/>
            <w:bottom w:w="0" w:type="dxa"/>
            <w:right w:w="108" w:type="dxa"/>
          </w:tblCellMar>
        </w:tblPrEx>
        <w:trPr>
          <w:trHeight w:val="1068"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10-BZ-02</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评估人员通过文件审查的方式，查看与云服务签订的服务合约中，是否明确提出云服务不得违规访问数据。</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明确了相关要求　</w:t>
            </w:r>
          </w:p>
        </w:tc>
      </w:tr>
      <w:tr>
        <w:tblPrEx>
          <w:tblLayout w:type="fixed"/>
          <w:tblCellMar>
            <w:top w:w="0" w:type="dxa"/>
            <w:left w:w="108" w:type="dxa"/>
            <w:bottom w:w="0" w:type="dxa"/>
            <w:right w:w="108" w:type="dxa"/>
          </w:tblCellMar>
        </w:tblPrEx>
        <w:trPr>
          <w:trHeight w:val="1068"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10-BZ-03</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评估人员通过人员访谈和文件审查的方式，询问是否建立了数据加工的管理制度，并且明确提出不得超范围进行数据挖掘。</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hint="eastAsia" w:ascii="微软雅黑" w:hAnsi="微软雅黑" w:eastAsia="微软雅黑" w:cs="宋体"/>
                <w:kern w:val="0"/>
                <w:sz w:val="18"/>
                <w:szCs w:val="18"/>
              </w:rPr>
            </w:pPr>
            <w:r>
              <w:rPr>
                <w:rFonts w:hint="eastAsia" w:ascii="微软雅黑" w:hAnsi="微软雅黑" w:eastAsia="微软雅黑" w:cs="宋体"/>
                <w:kern w:val="0"/>
                <w:sz w:val="18"/>
                <w:szCs w:val="18"/>
              </w:rPr>
              <w:t>制定了数据加工的管理制度，并且明确提出不得超范围进行数据挖掘</w:t>
            </w:r>
          </w:p>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color w:val="FF0000"/>
                <w:kern w:val="0"/>
                <w:sz w:val="18"/>
                <w:szCs w:val="18"/>
              </w:rPr>
              <w:t>待补充</w:t>
            </w:r>
          </w:p>
        </w:tc>
      </w:tr>
      <w:tr>
        <w:tblPrEx>
          <w:tblLayout w:type="fixed"/>
          <w:tblCellMar>
            <w:top w:w="0" w:type="dxa"/>
            <w:left w:w="108" w:type="dxa"/>
            <w:bottom w:w="0" w:type="dxa"/>
            <w:right w:w="108" w:type="dxa"/>
          </w:tblCellMar>
        </w:tblPrEx>
        <w:trPr>
          <w:trHeight w:val="1596"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10-BZ-04</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评估人员通过人员访谈和文件审查的方式，询问是否建立了数据加工的管理制度，并且明确提出数据加工前应对涉及用户个人敏感信息的内容应进行匿名化、模糊化、脱敏处理。</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hint="eastAsia" w:ascii="微软雅黑" w:hAnsi="微软雅黑" w:eastAsia="微软雅黑" w:cs="宋体"/>
                <w:kern w:val="0"/>
                <w:sz w:val="18"/>
                <w:szCs w:val="18"/>
              </w:rPr>
            </w:pPr>
            <w:r>
              <w:rPr>
                <w:rFonts w:hint="eastAsia" w:ascii="微软雅黑" w:hAnsi="微软雅黑" w:eastAsia="微软雅黑" w:cs="宋体"/>
                <w:kern w:val="0"/>
                <w:sz w:val="18"/>
                <w:szCs w:val="18"/>
              </w:rPr>
              <w:t>制定了相关管理制度，明确了用户个人敏感信息处理要求</w:t>
            </w:r>
          </w:p>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color w:val="FF0000"/>
                <w:kern w:val="0"/>
                <w:sz w:val="18"/>
                <w:szCs w:val="18"/>
              </w:rPr>
              <w:t>待补充</w:t>
            </w:r>
          </w:p>
        </w:tc>
      </w:tr>
      <w:tr>
        <w:tblPrEx>
          <w:tblLayout w:type="fixed"/>
          <w:tblCellMar>
            <w:top w:w="0" w:type="dxa"/>
            <w:left w:w="108" w:type="dxa"/>
            <w:bottom w:w="0" w:type="dxa"/>
            <w:right w:w="108" w:type="dxa"/>
          </w:tblCellMar>
        </w:tblPrEx>
        <w:trPr>
          <w:trHeight w:val="1068"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10-BZ-05</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评估人员通过人员访谈和演示查验的方式，查看据数据挖掘算法中参数变量的设置，是否包含用户个人敏感信息的输入内容。</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hint="eastAsia" w:ascii="微软雅黑" w:hAnsi="微软雅黑" w:eastAsia="微软雅黑" w:cs="宋体"/>
                <w:kern w:val="0"/>
                <w:sz w:val="18"/>
                <w:szCs w:val="18"/>
              </w:rPr>
            </w:pPr>
            <w:r>
              <w:rPr>
                <w:rFonts w:hint="eastAsia" w:ascii="微软雅黑" w:hAnsi="微软雅黑" w:eastAsia="微软雅黑" w:cs="宋体"/>
                <w:kern w:val="0"/>
                <w:sz w:val="18"/>
                <w:szCs w:val="18"/>
              </w:rPr>
              <w:t>不涉及用户个人敏感信息输入内容</w:t>
            </w:r>
          </w:p>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color w:val="FF0000"/>
                <w:kern w:val="0"/>
                <w:sz w:val="18"/>
                <w:szCs w:val="18"/>
              </w:rPr>
              <w:t>待补充</w:t>
            </w:r>
          </w:p>
        </w:tc>
      </w:tr>
      <w:tr>
        <w:tblPrEx>
          <w:tblLayout w:type="fixed"/>
          <w:tblCellMar>
            <w:top w:w="0" w:type="dxa"/>
            <w:left w:w="108" w:type="dxa"/>
            <w:bottom w:w="0" w:type="dxa"/>
            <w:right w:w="108" w:type="dxa"/>
          </w:tblCellMar>
        </w:tblPrEx>
        <w:trPr>
          <w:trHeight w:val="804"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10-BZ-06</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评估人员通过人员访谈的方式，询问对数据挖掘分析后形成的国家关键数据的技术防护措施。</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不涉及国家关键数据</w:t>
            </w:r>
          </w:p>
        </w:tc>
      </w:tr>
      <w:tr>
        <w:tblPrEx>
          <w:tblLayout w:type="fixed"/>
          <w:tblCellMar>
            <w:top w:w="0" w:type="dxa"/>
            <w:left w:w="108" w:type="dxa"/>
            <w:bottom w:w="0" w:type="dxa"/>
            <w:right w:w="108" w:type="dxa"/>
          </w:tblCellMar>
        </w:tblPrEx>
        <w:trPr>
          <w:trHeight w:val="1332" w:hRule="atLeast"/>
        </w:trPr>
        <w:tc>
          <w:tcPr>
            <w:tcW w:w="613" w:type="dxa"/>
            <w:vMerge w:val="restart"/>
            <w:tcBorders>
              <w:top w:val="nil"/>
              <w:left w:val="single" w:color="auto" w:sz="8" w:space="0"/>
              <w:bottom w:val="single" w:color="000000" w:sz="8" w:space="0"/>
              <w:right w:val="single" w:color="auto" w:sz="8" w:space="0"/>
            </w:tcBorders>
            <w:shd w:val="clear" w:color="auto" w:fill="auto"/>
            <w:vAlign w:val="center"/>
          </w:tcPr>
          <w:p>
            <w:pPr>
              <w:widowControl/>
              <w:spacing w:line="240" w:lineRule="auto"/>
              <w:ind w:firstLine="0" w:firstLineChars="0"/>
              <w:jc w:val="center"/>
              <w:rPr>
                <w:rFonts w:ascii="宋体" w:hAnsi="宋体" w:eastAsia="宋体" w:cs="宋体"/>
                <w:kern w:val="0"/>
                <w:sz w:val="21"/>
              </w:rPr>
            </w:pPr>
            <w:r>
              <w:rPr>
                <w:rFonts w:hint="eastAsia" w:ascii="宋体" w:hAnsi="宋体" w:eastAsia="宋体" w:cs="宋体"/>
                <w:kern w:val="0"/>
                <w:sz w:val="21"/>
              </w:rPr>
              <w:t>数据转移保障</w:t>
            </w: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11-BZ-01</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评估人员需对人员访谈或文件审查的方式，询问将数据提供给第三方前，是否对第三方的数据安全防护能力进行评估，并查阅相关评估报告。</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数据未提供给第三方</w:t>
            </w:r>
          </w:p>
        </w:tc>
      </w:tr>
      <w:tr>
        <w:tblPrEx>
          <w:tblLayout w:type="fixed"/>
          <w:tblCellMar>
            <w:top w:w="0" w:type="dxa"/>
            <w:left w:w="108" w:type="dxa"/>
            <w:bottom w:w="0" w:type="dxa"/>
            <w:right w:w="108" w:type="dxa"/>
          </w:tblCellMar>
        </w:tblPrEx>
        <w:trPr>
          <w:trHeight w:val="1332"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11-BZ-02</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评估人员采取人员访谈或文件审查的方式，询问将数据提供给第三方前，是否对数据的重要性、敏感性评估进行评估，并查阅相关评估报告。</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数据未提供给第三方</w:t>
            </w:r>
          </w:p>
        </w:tc>
      </w:tr>
      <w:tr>
        <w:tblPrEx>
          <w:tblLayout w:type="fixed"/>
          <w:tblCellMar>
            <w:top w:w="0" w:type="dxa"/>
            <w:left w:w="108" w:type="dxa"/>
            <w:bottom w:w="0" w:type="dxa"/>
            <w:right w:w="108" w:type="dxa"/>
          </w:tblCellMar>
        </w:tblPrEx>
        <w:trPr>
          <w:trHeight w:val="1332"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11-BZ-03</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评估人员采取人员访谈或文件审查的方式，查看是否建立了数据转移管理制度，包含明示用户数据转移情况，并明确规范第三方数据使用权限。</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hint="eastAsia" w:ascii="微软雅黑" w:hAnsi="微软雅黑" w:eastAsia="微软雅黑" w:cs="宋体"/>
                <w:kern w:val="0"/>
                <w:sz w:val="18"/>
                <w:szCs w:val="18"/>
              </w:rPr>
            </w:pPr>
            <w:r>
              <w:rPr>
                <w:rFonts w:hint="eastAsia" w:ascii="微软雅黑" w:hAnsi="微软雅黑" w:eastAsia="微软雅黑" w:cs="宋体"/>
                <w:kern w:val="0"/>
                <w:sz w:val="18"/>
                <w:szCs w:val="18"/>
              </w:rPr>
              <w:t>建立了相关管理制度</w:t>
            </w:r>
          </w:p>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color w:val="FF0000"/>
                <w:kern w:val="0"/>
                <w:sz w:val="18"/>
                <w:szCs w:val="18"/>
              </w:rPr>
              <w:t>待补充</w:t>
            </w:r>
          </w:p>
        </w:tc>
      </w:tr>
      <w:tr>
        <w:tblPrEx>
          <w:tblLayout w:type="fixed"/>
          <w:tblCellMar>
            <w:top w:w="0" w:type="dxa"/>
            <w:left w:w="108" w:type="dxa"/>
            <w:bottom w:w="0" w:type="dxa"/>
            <w:right w:w="108" w:type="dxa"/>
          </w:tblCellMar>
        </w:tblPrEx>
        <w:trPr>
          <w:trHeight w:val="1068"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宋体" w:hAnsi="宋体" w:eastAsia="宋体" w:cs="宋体"/>
                <w:kern w:val="0"/>
                <w:sz w:val="21"/>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11-BZ-04</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评估人员采取人员访谈或文件审查的方式，询问是否建立了针对第三方数据使用安全监督管理机制和技术手段。</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hint="eastAsia" w:ascii="微软雅黑" w:hAnsi="微软雅黑" w:eastAsia="微软雅黑" w:cs="宋体"/>
                <w:kern w:val="0"/>
                <w:sz w:val="18"/>
                <w:szCs w:val="18"/>
              </w:rPr>
            </w:pPr>
            <w:r>
              <w:rPr>
                <w:rFonts w:hint="eastAsia" w:ascii="微软雅黑" w:hAnsi="微软雅黑" w:eastAsia="微软雅黑" w:cs="宋体"/>
                <w:kern w:val="0"/>
                <w:sz w:val="18"/>
                <w:szCs w:val="18"/>
              </w:rPr>
              <w:t>建立了数据使用安全监督管理机制</w:t>
            </w:r>
          </w:p>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color w:val="FF0000"/>
                <w:kern w:val="0"/>
                <w:sz w:val="18"/>
                <w:szCs w:val="18"/>
              </w:rPr>
              <w:t>待补充</w:t>
            </w:r>
          </w:p>
        </w:tc>
      </w:tr>
      <w:tr>
        <w:tblPrEx>
          <w:tblLayout w:type="fixed"/>
          <w:tblCellMar>
            <w:top w:w="0" w:type="dxa"/>
            <w:left w:w="108" w:type="dxa"/>
            <w:bottom w:w="0" w:type="dxa"/>
            <w:right w:w="108" w:type="dxa"/>
          </w:tblCellMar>
        </w:tblPrEx>
        <w:trPr>
          <w:trHeight w:val="1332" w:hRule="atLeast"/>
        </w:trPr>
        <w:tc>
          <w:tcPr>
            <w:tcW w:w="613" w:type="dxa"/>
            <w:tcBorders>
              <w:top w:val="nil"/>
              <w:left w:val="single" w:color="auto" w:sz="8" w:space="0"/>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数据删除保障</w:t>
            </w: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12-BZ-01</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评估人员采取人员访谈和演示查验的方式，询问是否在用户终止使用电信服务或者互联网信息服务后，业务系统能够停止收集和使用用户个人数据信息。</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用户终止使用相关服务后，能够及时停止收集和使用用户个人数据信息</w:t>
            </w:r>
          </w:p>
        </w:tc>
      </w:tr>
      <w:tr>
        <w:tblPrEx>
          <w:tblLayout w:type="fixed"/>
          <w:tblCellMar>
            <w:top w:w="0" w:type="dxa"/>
            <w:left w:w="108" w:type="dxa"/>
            <w:bottom w:w="0" w:type="dxa"/>
            <w:right w:w="108" w:type="dxa"/>
          </w:tblCellMar>
        </w:tblPrEx>
        <w:trPr>
          <w:trHeight w:val="1068" w:hRule="atLeast"/>
        </w:trPr>
        <w:tc>
          <w:tcPr>
            <w:tcW w:w="613" w:type="dxa"/>
            <w:vMerge w:val="restart"/>
            <w:tcBorders>
              <w:top w:val="nil"/>
              <w:left w:val="single" w:color="auto" w:sz="8" w:space="0"/>
              <w:bottom w:val="single" w:color="000000"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业务运行安全保障</w:t>
            </w: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13-BZ-01</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评估人员通过人员访谈、文件审查等方式，了解业务办理过程中是否实施用户二次确认授权机制。</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通过短信验证码二次确认授权</w:t>
            </w:r>
          </w:p>
        </w:tc>
      </w:tr>
      <w:tr>
        <w:tblPrEx>
          <w:tblLayout w:type="fixed"/>
          <w:tblCellMar>
            <w:top w:w="0" w:type="dxa"/>
            <w:left w:w="108" w:type="dxa"/>
            <w:bottom w:w="0" w:type="dxa"/>
            <w:right w:w="108" w:type="dxa"/>
          </w:tblCellMar>
        </w:tblPrEx>
        <w:trPr>
          <w:trHeight w:val="1596"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13-BZ-02</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评估人员通过人员访谈、文件审查等方式，了解业务办理环节是否单一采用或组合采用短信验证码、图片验证码、语音验证码、智力测试验证码等验证码类型进行用户身份验证。</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hint="eastAsia" w:ascii="微软雅黑" w:hAnsi="微软雅黑" w:eastAsia="微软雅黑" w:cs="宋体"/>
                <w:kern w:val="0"/>
                <w:sz w:val="18"/>
                <w:szCs w:val="18"/>
              </w:rPr>
            </w:pPr>
            <w:r>
              <w:rPr>
                <w:rFonts w:hint="eastAsia" w:ascii="微软雅黑" w:hAnsi="微软雅黑" w:eastAsia="微软雅黑" w:cs="宋体"/>
                <w:kern w:val="0"/>
                <w:sz w:val="18"/>
                <w:szCs w:val="18"/>
              </w:rPr>
              <w:t>主要通过短信验证码方式身份验证</w:t>
            </w:r>
          </w:p>
          <w:p>
            <w:pPr>
              <w:widowControl/>
              <w:spacing w:line="240" w:lineRule="auto"/>
              <w:ind w:firstLine="0" w:firstLineChars="0"/>
              <w:jc w:val="center"/>
              <w:rPr>
                <w:ins w:id="132" w:author="Song" w:date="2019-04-11T17:00:09Z"/>
                <w:rFonts w:hint="eastAsia" w:ascii="微软雅黑" w:hAnsi="微软雅黑" w:eastAsia="微软雅黑" w:cs="宋体"/>
                <w:color w:val="FF0000"/>
                <w:kern w:val="0"/>
                <w:sz w:val="18"/>
                <w:szCs w:val="18"/>
              </w:rPr>
            </w:pPr>
            <w:ins w:id="133" w:author="Song" w:date="2019-04-11T17:00:09Z">
              <w:r>
                <w:rPr>
                  <w:rFonts w:hint="eastAsia" w:ascii="微软雅黑" w:hAnsi="微软雅黑" w:eastAsia="微软雅黑" w:cs="宋体"/>
                  <w:color w:val="FF0000"/>
                  <w:kern w:val="0"/>
                  <w:sz w:val="18"/>
                  <w:szCs w:val="18"/>
                </w:rPr>
                <w:t>业务系统用户登录采用短信验证码校验</w:t>
              </w:r>
            </w:ins>
          </w:p>
          <w:p>
            <w:pPr>
              <w:widowControl/>
              <w:spacing w:line="240" w:lineRule="auto"/>
              <w:ind w:firstLine="0" w:firstLineChars="0"/>
              <w:jc w:val="center"/>
              <w:rPr>
                <w:rFonts w:ascii="微软雅黑" w:hAnsi="微软雅黑" w:eastAsia="微软雅黑" w:cs="宋体"/>
                <w:kern w:val="0"/>
                <w:sz w:val="18"/>
                <w:szCs w:val="18"/>
              </w:rPr>
            </w:pPr>
            <w:ins w:id="134" w:author="Song" w:date="2019-04-11T17:00:09Z">
              <w:r>
                <w:rPr>
                  <w:rFonts w:hint="eastAsia" w:ascii="微软雅黑" w:hAnsi="微软雅黑" w:eastAsia="微软雅黑" w:cs="宋体"/>
                  <w:color w:val="FF0000"/>
                  <w:kern w:val="0"/>
                  <w:sz w:val="18"/>
                  <w:szCs w:val="18"/>
                </w:rPr>
                <w:t>运营管理系统用户登录采用密码+图形验证码</w:t>
              </w:r>
            </w:ins>
            <w:ins w:id="135" w:author="Song" w:date="2019-04-12T10:18:34Z">
              <w:r>
                <w:rPr>
                  <w:rFonts w:hint="eastAsia" w:ascii="微软雅黑" w:hAnsi="微软雅黑" w:eastAsia="微软雅黑" w:cs="宋体"/>
                  <w:color w:val="FF0000"/>
                  <w:kern w:val="0"/>
                  <w:sz w:val="18"/>
                  <w:szCs w:val="18"/>
                  <w:lang w:val="en-US" w:eastAsia="zh-CN"/>
                </w:rPr>
                <w:t>+</w:t>
              </w:r>
            </w:ins>
            <w:ins w:id="136" w:author="Song" w:date="2019-04-12T10:18:39Z">
              <w:r>
                <w:rPr>
                  <w:rFonts w:hint="eastAsia" w:ascii="微软雅黑" w:hAnsi="微软雅黑" w:eastAsia="微软雅黑" w:cs="宋体"/>
                  <w:color w:val="FF0000"/>
                  <w:kern w:val="0"/>
                  <w:sz w:val="18"/>
                  <w:szCs w:val="18"/>
                  <w:lang w:val="en-US" w:eastAsia="zh-CN"/>
                </w:rPr>
                <w:t>短信验证码</w:t>
              </w:r>
            </w:ins>
            <w:ins w:id="137" w:author="Song" w:date="2019-04-11T17:00:09Z">
              <w:r>
                <w:rPr>
                  <w:rFonts w:hint="eastAsia" w:ascii="微软雅黑" w:hAnsi="微软雅黑" w:eastAsia="微软雅黑" w:cs="宋体"/>
                  <w:color w:val="FF0000"/>
                  <w:kern w:val="0"/>
                  <w:sz w:val="18"/>
                  <w:szCs w:val="18"/>
                </w:rPr>
                <w:t>方式登录</w:t>
              </w:r>
            </w:ins>
            <w:del w:id="138" w:author="Song" w:date="2019-04-11T17:00:09Z">
              <w:r>
                <w:rPr>
                  <w:rFonts w:hint="eastAsia" w:ascii="微软雅黑" w:hAnsi="微软雅黑" w:eastAsia="微软雅黑" w:cs="宋体"/>
                  <w:color w:val="FF0000"/>
                  <w:kern w:val="0"/>
                  <w:sz w:val="18"/>
                  <w:szCs w:val="18"/>
                </w:rPr>
                <w:delText>待补充</w:delText>
              </w:r>
            </w:del>
          </w:p>
        </w:tc>
      </w:tr>
      <w:tr>
        <w:tblPrEx>
          <w:tblLayout w:type="fixed"/>
          <w:tblCellMar>
            <w:top w:w="0" w:type="dxa"/>
            <w:left w:w="108" w:type="dxa"/>
            <w:bottom w:w="0" w:type="dxa"/>
            <w:right w:w="108" w:type="dxa"/>
          </w:tblCellMar>
        </w:tblPrEx>
        <w:trPr>
          <w:trHeight w:val="1068"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13-BZ-03</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评估人员通过人员访谈、文件审查等方式，对端口类短信下发添加签名，防范不法分子伪造署名假冒企业进行短信下发。</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在短信中添加签名</w:t>
            </w:r>
            <w:r>
              <w:rPr>
                <w:rFonts w:ascii="微软雅黑" w:hAnsi="微软雅黑" w:eastAsia="微软雅黑" w:cs="宋体"/>
                <w:kern w:val="0"/>
                <w:sz w:val="18"/>
                <w:szCs w:val="18"/>
              </w:rPr>
              <w:t>　</w:t>
            </w:r>
          </w:p>
        </w:tc>
      </w:tr>
      <w:tr>
        <w:tblPrEx>
          <w:tblLayout w:type="fixed"/>
          <w:tblCellMar>
            <w:top w:w="0" w:type="dxa"/>
            <w:left w:w="108" w:type="dxa"/>
            <w:bottom w:w="0" w:type="dxa"/>
            <w:right w:w="108" w:type="dxa"/>
          </w:tblCellMar>
        </w:tblPrEx>
        <w:trPr>
          <w:trHeight w:val="1068"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13-BZ-04</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评估人员通过人员访谈、演示查验等方式，了解业务是否合理设置登录密码策略，明确密码长度、强度、复杂度等。</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del w:id="139" w:author="Song" w:date="2019-04-11T17:03:00Z">
              <w:r>
                <w:rPr>
                  <w:rFonts w:hint="eastAsia" w:ascii="微软雅黑" w:hAnsi="微软雅黑" w:eastAsia="微软雅黑" w:cs="宋体"/>
                  <w:color w:val="FF0000"/>
                  <w:kern w:val="0"/>
                  <w:sz w:val="18"/>
                  <w:szCs w:val="18"/>
                </w:rPr>
                <w:delText>不</w:delText>
              </w:r>
            </w:del>
            <w:r>
              <w:rPr>
                <w:rFonts w:hint="eastAsia" w:ascii="微软雅黑" w:hAnsi="微软雅黑" w:eastAsia="微软雅黑" w:cs="宋体"/>
                <w:color w:val="FF0000"/>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ins w:id="140" w:author="Song" w:date="2019-04-11T17:03:08Z">
              <w:r>
                <w:rPr>
                  <w:rFonts w:hint="eastAsia" w:ascii="微软雅黑" w:hAnsi="微软雅黑" w:eastAsia="微软雅黑" w:cs="宋体"/>
                  <w:color w:val="FF0000"/>
                  <w:kern w:val="0"/>
                  <w:sz w:val="18"/>
                  <w:szCs w:val="18"/>
                </w:rPr>
                <w:t>密码已具备复杂度，字母，数据加特殊字符</w:t>
              </w:r>
            </w:ins>
            <w:del w:id="141" w:author="Song" w:date="2019-04-11T17:03:08Z">
              <w:r>
                <w:rPr>
                  <w:rFonts w:hint="eastAsia" w:ascii="微软雅黑" w:hAnsi="微软雅黑" w:eastAsia="微软雅黑" w:cs="宋体"/>
                  <w:color w:val="FF0000"/>
                  <w:kern w:val="0"/>
                  <w:sz w:val="18"/>
                  <w:szCs w:val="18"/>
                </w:rPr>
                <w:delText>后台管理系统目前未对登录密码策略进行明确限制</w:delText>
              </w:r>
            </w:del>
          </w:p>
        </w:tc>
      </w:tr>
      <w:tr>
        <w:tblPrEx>
          <w:tblLayout w:type="fixed"/>
          <w:tblCellMar>
            <w:top w:w="0" w:type="dxa"/>
            <w:left w:w="108" w:type="dxa"/>
            <w:bottom w:w="0" w:type="dxa"/>
            <w:right w:w="108" w:type="dxa"/>
          </w:tblCellMar>
        </w:tblPrEx>
        <w:trPr>
          <w:trHeight w:val="1068"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13-BZ-05</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评估人员通过人员访谈、演示查验等方式，了解业务是否对频繁试错登录、异地登录等业务异常登录情况进行监测。</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对频繁试错登录等进行了监测，并采取限制措施</w:t>
            </w:r>
          </w:p>
        </w:tc>
      </w:tr>
      <w:tr>
        <w:tblPrEx>
          <w:tblLayout w:type="fixed"/>
          <w:tblCellMar>
            <w:top w:w="0" w:type="dxa"/>
            <w:left w:w="108" w:type="dxa"/>
            <w:bottom w:w="0" w:type="dxa"/>
            <w:right w:w="108" w:type="dxa"/>
          </w:tblCellMar>
        </w:tblPrEx>
        <w:trPr>
          <w:trHeight w:val="1332"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13-BZ-06</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评估人员通过人员访谈、演示查验等方式，了解业务是否通过短信提示、下发验证码二次确认等方式，强化业务登录行为的实时告知。</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del w:id="142" w:author="Song" w:date="2019-04-12T09:02:13Z">
              <w:r>
                <w:rPr>
                  <w:rFonts w:hint="eastAsia" w:ascii="微软雅黑" w:hAnsi="微软雅黑" w:eastAsia="微软雅黑" w:cs="宋体"/>
                  <w:color w:val="FF0000"/>
                  <w:kern w:val="0"/>
                  <w:sz w:val="18"/>
                  <w:szCs w:val="18"/>
                </w:rPr>
                <w:delText>不</w:delText>
              </w:r>
            </w:del>
            <w:r>
              <w:rPr>
                <w:rFonts w:hint="eastAsia" w:ascii="微软雅黑" w:hAnsi="微软雅黑" w:eastAsia="微软雅黑" w:cs="宋体"/>
                <w:color w:val="FF0000"/>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color w:val="FF0000"/>
                <w:kern w:val="0"/>
                <w:sz w:val="18"/>
                <w:szCs w:val="18"/>
              </w:rPr>
            </w:pPr>
            <w:r>
              <w:rPr>
                <w:rFonts w:hint="eastAsia" w:ascii="微软雅黑" w:hAnsi="微软雅黑" w:eastAsia="微软雅黑" w:cs="宋体"/>
                <w:color w:val="FF0000"/>
                <w:kern w:val="0"/>
                <w:sz w:val="18"/>
                <w:szCs w:val="18"/>
              </w:rPr>
              <w:t>后台</w:t>
            </w:r>
            <w:del w:id="143" w:author="Song" w:date="2019-04-11T17:08:44Z">
              <w:r>
                <w:rPr>
                  <w:rFonts w:hint="eastAsia" w:ascii="微软雅黑" w:hAnsi="微软雅黑" w:eastAsia="微软雅黑" w:cs="宋体"/>
                  <w:color w:val="FF0000"/>
                  <w:kern w:val="0"/>
                  <w:sz w:val="18"/>
                  <w:szCs w:val="18"/>
                </w:rPr>
                <w:delText>管理系统登录时未通过短信验证码等形式进行二次确认</w:delText>
              </w:r>
            </w:del>
            <w:ins w:id="144" w:author="Song" w:date="2019-04-11T17:08:38Z">
              <w:r>
                <w:rPr>
                  <w:rFonts w:hint="eastAsia" w:ascii="微软雅黑" w:hAnsi="微软雅黑" w:eastAsia="微软雅黑" w:cs="宋体"/>
                  <w:color w:val="FF0000"/>
                  <w:kern w:val="0"/>
                  <w:sz w:val="18"/>
                  <w:szCs w:val="18"/>
                </w:rPr>
                <w:t>运营管理系统用户登录采用密码加图形验证码方式</w:t>
              </w:r>
            </w:ins>
            <w:ins w:id="145" w:author="Song" w:date="2019-04-11T17:08:52Z">
              <w:r>
                <w:rPr>
                  <w:rFonts w:hint="eastAsia" w:ascii="微软雅黑" w:hAnsi="微软雅黑" w:eastAsia="微软雅黑" w:cs="宋体"/>
                  <w:color w:val="FF0000"/>
                  <w:kern w:val="0"/>
                  <w:sz w:val="18"/>
                  <w:szCs w:val="18"/>
                  <w:lang w:val="en-US" w:eastAsia="zh-CN"/>
                </w:rPr>
                <w:t>+</w:t>
              </w:r>
            </w:ins>
            <w:ins w:id="146" w:author="Song" w:date="2019-04-11T17:08:38Z">
              <w:r>
                <w:rPr>
                  <w:rFonts w:hint="eastAsia" w:ascii="微软雅黑" w:hAnsi="微软雅黑" w:eastAsia="微软雅黑" w:cs="宋体"/>
                  <w:color w:val="FF0000"/>
                  <w:kern w:val="0"/>
                  <w:sz w:val="18"/>
                  <w:szCs w:val="18"/>
                </w:rPr>
                <w:t>短信验证码</w:t>
              </w:r>
            </w:ins>
            <w:ins w:id="147" w:author="Song" w:date="2019-04-11T17:08:50Z">
              <w:r>
                <w:rPr>
                  <w:rFonts w:hint="eastAsia" w:ascii="微软雅黑" w:hAnsi="微软雅黑" w:eastAsia="微软雅黑" w:cs="宋体"/>
                  <w:color w:val="FF0000"/>
                  <w:kern w:val="0"/>
                  <w:sz w:val="18"/>
                  <w:szCs w:val="18"/>
                </w:rPr>
                <w:t>登录</w:t>
              </w:r>
            </w:ins>
          </w:p>
        </w:tc>
      </w:tr>
      <w:tr>
        <w:tblPrEx>
          <w:tblLayout w:type="fixed"/>
          <w:tblCellMar>
            <w:top w:w="0" w:type="dxa"/>
            <w:left w:w="108" w:type="dxa"/>
            <w:bottom w:w="0" w:type="dxa"/>
            <w:right w:w="108" w:type="dxa"/>
          </w:tblCellMar>
        </w:tblPrEx>
        <w:trPr>
          <w:trHeight w:val="1860"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13-BZ-07</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评估人员通过人员访谈、演示查验等方式，了解业务使用过程中存在通讯信息诈骗高风险的关键环节，是否采用短信验证码、密保问题、图片验证码、语音验证码、智力测试验证码等方式进行用户身份验证。</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该业务不包含相关功能属性</w:t>
            </w:r>
          </w:p>
        </w:tc>
      </w:tr>
      <w:tr>
        <w:tblPrEx>
          <w:tblLayout w:type="fixed"/>
          <w:tblCellMar>
            <w:top w:w="0" w:type="dxa"/>
            <w:left w:w="108" w:type="dxa"/>
            <w:bottom w:w="0" w:type="dxa"/>
            <w:right w:w="108" w:type="dxa"/>
          </w:tblCellMar>
        </w:tblPrEx>
        <w:trPr>
          <w:trHeight w:val="1332"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13-BZ-08</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评估人员通过人员访谈、文件审查等方式，了解业务是否严格申请主体资格管控，是否存在违规为个人用户办理语音专线、“</w:t>
            </w:r>
            <w:r>
              <w:rPr>
                <w:rFonts w:eastAsia="微软雅黑" w:cs="Times New Roman"/>
                <w:kern w:val="0"/>
                <w:sz w:val="18"/>
                <w:szCs w:val="18"/>
              </w:rPr>
              <w:t>400</w:t>
            </w:r>
            <w:r>
              <w:rPr>
                <w:rFonts w:hint="eastAsia" w:ascii="微软雅黑" w:hAnsi="微软雅黑" w:eastAsia="微软雅黑" w:cs="宋体"/>
                <w:kern w:val="0"/>
                <w:sz w:val="18"/>
                <w:szCs w:val="18"/>
              </w:rPr>
              <w:t>”、“商务总机”业务。</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该业务不包含相关功能属性</w:t>
            </w:r>
          </w:p>
        </w:tc>
      </w:tr>
      <w:tr>
        <w:tblPrEx>
          <w:tblLayout w:type="fixed"/>
          <w:tblCellMar>
            <w:top w:w="0" w:type="dxa"/>
            <w:left w:w="108" w:type="dxa"/>
            <w:bottom w:w="0" w:type="dxa"/>
            <w:right w:w="108" w:type="dxa"/>
          </w:tblCellMar>
        </w:tblPrEx>
        <w:trPr>
          <w:trHeight w:val="2652"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13-BZ-09</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文件审查等方式，了解业务是否制定业务管理文件，明确业务在申请主体资格管控、渠道管理、资质核验、码号申请数量管理、台账管理、落地号码管理、外呼管理、合同管理、业务使用复核监测、退出管理、定期检查、考核问责、工作规程管理等关键环节的管理要求。</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该业务不包含相关功能属性</w:t>
            </w:r>
          </w:p>
        </w:tc>
      </w:tr>
      <w:tr>
        <w:tblPrEx>
          <w:tblLayout w:type="fixed"/>
          <w:tblCellMar>
            <w:top w:w="0" w:type="dxa"/>
            <w:left w:w="108" w:type="dxa"/>
            <w:bottom w:w="0" w:type="dxa"/>
            <w:right w:w="108" w:type="dxa"/>
          </w:tblCellMar>
        </w:tblPrEx>
        <w:trPr>
          <w:trHeight w:val="804"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13-BZ-10</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评估人员通过人员访谈、文件审查等方式，了解业务是否严禁代理渠道或网络渠道代为办理。</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该业务不包含相关功能属性</w:t>
            </w:r>
          </w:p>
        </w:tc>
      </w:tr>
      <w:tr>
        <w:tblPrEx>
          <w:tblLayout w:type="fixed"/>
          <w:tblCellMar>
            <w:top w:w="0" w:type="dxa"/>
            <w:left w:w="108" w:type="dxa"/>
            <w:bottom w:w="0" w:type="dxa"/>
            <w:right w:w="108" w:type="dxa"/>
          </w:tblCellMar>
        </w:tblPrEx>
        <w:trPr>
          <w:trHeight w:val="2124"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13-BZ-11</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文件审查等方式，了解业务是否严格落实用户实名信息核验登记。基础电信企业应建立用户真实有效身份信息核验登记留存机制，加强个人用户身份信息、单位用户证照信息核验，严格落实电信业务用户实名制。</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该业务不包含相关功能属性</w:t>
            </w:r>
          </w:p>
        </w:tc>
      </w:tr>
      <w:tr>
        <w:tblPrEx>
          <w:tblLayout w:type="fixed"/>
          <w:tblCellMar>
            <w:top w:w="0" w:type="dxa"/>
            <w:left w:w="108" w:type="dxa"/>
            <w:bottom w:w="0" w:type="dxa"/>
            <w:right w:w="108" w:type="dxa"/>
          </w:tblCellMar>
        </w:tblPrEx>
        <w:trPr>
          <w:trHeight w:val="1860"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13-BZ-12</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评估人员通过人员访谈、文件审查等方式，了解业务是否严格落实申请数量要求，同一用户在同一基础电信企业全国范围内申请“</w:t>
            </w:r>
            <w:r>
              <w:rPr>
                <w:rFonts w:eastAsia="微软雅黑" w:cs="Times New Roman"/>
                <w:kern w:val="0"/>
                <w:sz w:val="18"/>
                <w:szCs w:val="18"/>
              </w:rPr>
              <w:t>400</w:t>
            </w:r>
            <w:r>
              <w:rPr>
                <w:rFonts w:hint="eastAsia" w:ascii="微软雅黑" w:hAnsi="微软雅黑" w:eastAsia="微软雅黑" w:cs="宋体"/>
                <w:kern w:val="0"/>
                <w:sz w:val="18"/>
                <w:szCs w:val="18"/>
              </w:rPr>
              <w:t>”、“一号通”、“商务总机”等重点业务号码，每类原则上不得超过</w:t>
            </w:r>
            <w:r>
              <w:rPr>
                <w:rFonts w:eastAsia="微软雅黑" w:cs="Times New Roman"/>
                <w:kern w:val="0"/>
                <w:sz w:val="18"/>
                <w:szCs w:val="18"/>
              </w:rPr>
              <w:t>5</w:t>
            </w:r>
            <w:r>
              <w:rPr>
                <w:rFonts w:hint="eastAsia" w:ascii="微软雅黑" w:hAnsi="微软雅黑" w:eastAsia="微软雅黑" w:cs="宋体"/>
                <w:kern w:val="0"/>
                <w:sz w:val="18"/>
                <w:szCs w:val="18"/>
              </w:rPr>
              <w:t>个。</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该业务不包含相关功能属性</w:t>
            </w:r>
          </w:p>
        </w:tc>
      </w:tr>
      <w:tr>
        <w:tblPrEx>
          <w:tblLayout w:type="fixed"/>
          <w:tblCellMar>
            <w:top w:w="0" w:type="dxa"/>
            <w:left w:w="108" w:type="dxa"/>
            <w:bottom w:w="0" w:type="dxa"/>
            <w:right w:w="108" w:type="dxa"/>
          </w:tblCellMar>
        </w:tblPrEx>
        <w:trPr>
          <w:trHeight w:val="1596"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13-BZ-13</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评估人员通过人员访谈、文件审查等方式，了解业务是否严格落实台账管理，“</w:t>
            </w:r>
            <w:r>
              <w:rPr>
                <w:rFonts w:eastAsia="微软雅黑" w:cs="Times New Roman"/>
                <w:kern w:val="0"/>
                <w:sz w:val="18"/>
                <w:szCs w:val="18"/>
              </w:rPr>
              <w:t>400</w:t>
            </w:r>
            <w:r>
              <w:rPr>
                <w:rFonts w:hint="eastAsia" w:ascii="微软雅黑" w:hAnsi="微软雅黑" w:eastAsia="微软雅黑" w:cs="宋体"/>
                <w:kern w:val="0"/>
                <w:sz w:val="18"/>
                <w:szCs w:val="18"/>
              </w:rPr>
              <w:t>”、“一号通”、“商务总机”业务台账信息应包括用户资质、使用用途、真实落地号码等。</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hint="eastAsia" w:ascii="微软雅黑" w:hAnsi="微软雅黑" w:eastAsia="微软雅黑" w:cs="宋体"/>
                <w:kern w:val="0"/>
                <w:sz w:val="18"/>
                <w:szCs w:val="18"/>
              </w:rPr>
              <w:t>该业务不包含相关功能属性</w:t>
            </w:r>
          </w:p>
        </w:tc>
      </w:tr>
      <w:tr>
        <w:tblPrEx>
          <w:tblLayout w:type="fixed"/>
          <w:tblCellMar>
            <w:top w:w="0" w:type="dxa"/>
            <w:left w:w="108" w:type="dxa"/>
            <w:bottom w:w="0" w:type="dxa"/>
            <w:right w:w="108" w:type="dxa"/>
          </w:tblCellMar>
        </w:tblPrEx>
        <w:trPr>
          <w:trHeight w:val="1332"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13-BZ-14</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评估人员通过人员访谈、文件审查等方式，了解</w:t>
            </w:r>
            <w:r>
              <w:rPr>
                <w:rFonts w:eastAsia="微软雅黑" w:cs="Times New Roman"/>
                <w:kern w:val="0"/>
                <w:sz w:val="18"/>
                <w:szCs w:val="18"/>
              </w:rPr>
              <w:t xml:space="preserve"> </w:t>
            </w:r>
            <w:r>
              <w:rPr>
                <w:rFonts w:hint="eastAsia" w:ascii="微软雅黑" w:hAnsi="微软雅黑" w:eastAsia="微软雅黑" w:cs="宋体"/>
                <w:kern w:val="0"/>
                <w:sz w:val="18"/>
                <w:szCs w:val="18"/>
              </w:rPr>
              <w:t>“</w:t>
            </w:r>
            <w:r>
              <w:rPr>
                <w:rFonts w:eastAsia="微软雅黑" w:cs="Times New Roman"/>
                <w:kern w:val="0"/>
                <w:sz w:val="18"/>
                <w:szCs w:val="18"/>
              </w:rPr>
              <w:t>400</w:t>
            </w:r>
            <w:r>
              <w:rPr>
                <w:rFonts w:hint="eastAsia" w:ascii="微软雅黑" w:hAnsi="微软雅黑" w:eastAsia="微软雅黑" w:cs="宋体"/>
                <w:kern w:val="0"/>
                <w:sz w:val="18"/>
                <w:szCs w:val="18"/>
              </w:rPr>
              <w:t>”、“一号通”、“商务总机”等重点电信业务是否建立业务落地号码核验登记机制。</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hint="eastAsia" w:ascii="微软雅黑" w:hAnsi="微软雅黑" w:eastAsia="微软雅黑" w:cs="宋体"/>
                <w:kern w:val="0"/>
                <w:sz w:val="18"/>
                <w:szCs w:val="18"/>
              </w:rPr>
              <w:t>该业务不包含相关功能属性</w:t>
            </w:r>
          </w:p>
        </w:tc>
      </w:tr>
      <w:tr>
        <w:tblPrEx>
          <w:tblLayout w:type="fixed"/>
          <w:tblCellMar>
            <w:top w:w="0" w:type="dxa"/>
            <w:left w:w="108" w:type="dxa"/>
            <w:bottom w:w="0" w:type="dxa"/>
            <w:right w:w="108" w:type="dxa"/>
          </w:tblCellMar>
        </w:tblPrEx>
        <w:trPr>
          <w:trHeight w:val="1068"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13-BZ-15</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评估人员通过人员访谈、文件审查等方式，了解业务在合同和协议中是否包含登记用户主体责任，细化责任条款。</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宋体" w:hAnsi="宋体" w:eastAsia="宋体" w:cs="宋体"/>
                <w:kern w:val="0"/>
                <w:sz w:val="18"/>
                <w:szCs w:val="18"/>
              </w:rPr>
            </w:pPr>
            <w:r>
              <w:rPr>
                <w:rFonts w:hint="eastAsia" w:ascii="微软雅黑" w:hAnsi="微软雅黑" w:eastAsia="微软雅黑" w:cs="宋体"/>
                <w:kern w:val="0"/>
                <w:sz w:val="18"/>
                <w:szCs w:val="18"/>
              </w:rPr>
              <w:t>该业务不包含相关功能属性</w:t>
            </w:r>
          </w:p>
        </w:tc>
      </w:tr>
      <w:tr>
        <w:tblPrEx>
          <w:tblLayout w:type="fixed"/>
          <w:tblCellMar>
            <w:top w:w="0" w:type="dxa"/>
            <w:left w:w="108" w:type="dxa"/>
            <w:bottom w:w="0" w:type="dxa"/>
            <w:right w:w="108" w:type="dxa"/>
          </w:tblCellMar>
        </w:tblPrEx>
        <w:trPr>
          <w:trHeight w:val="1332"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13-BZ-16</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评估人员通过人员访谈、文件审查等方式，了解业务是否利用语音专线进行超频、超时段外呼，利用其他码号等电信资源外呼行为管理是否严格。</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hint="eastAsia" w:ascii="微软雅黑" w:hAnsi="微软雅黑" w:eastAsia="微软雅黑" w:cs="宋体"/>
                <w:kern w:val="0"/>
                <w:sz w:val="18"/>
                <w:szCs w:val="18"/>
              </w:rPr>
              <w:t>该业务不包含相关功能属性</w:t>
            </w:r>
          </w:p>
        </w:tc>
      </w:tr>
      <w:tr>
        <w:tblPrEx>
          <w:tblLayout w:type="fixed"/>
          <w:tblCellMar>
            <w:top w:w="0" w:type="dxa"/>
            <w:left w:w="108" w:type="dxa"/>
            <w:bottom w:w="0" w:type="dxa"/>
            <w:right w:w="108" w:type="dxa"/>
          </w:tblCellMar>
        </w:tblPrEx>
        <w:trPr>
          <w:trHeight w:val="1332"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13-BZ-17</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评估人员通过人员访谈、文件审查等方式，了解业务是否有退出管理。当出现异常情况时，应根据实际情况对相关业务及时予以关停、注销。</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合格</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hint="eastAsia" w:ascii="微软雅黑" w:hAnsi="微软雅黑" w:eastAsia="微软雅黑" w:cs="宋体"/>
                <w:kern w:val="0"/>
                <w:sz w:val="18"/>
                <w:szCs w:val="18"/>
              </w:rPr>
            </w:pPr>
            <w:r>
              <w:rPr>
                <w:rFonts w:hint="eastAsia" w:ascii="微软雅黑" w:hAnsi="微软雅黑" w:eastAsia="微软雅黑" w:cs="宋体"/>
                <w:kern w:val="0"/>
                <w:sz w:val="18"/>
                <w:szCs w:val="18"/>
              </w:rPr>
              <w:t>建立了相关业务退出管理机制。</w:t>
            </w:r>
          </w:p>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color w:val="FF0000"/>
                <w:kern w:val="0"/>
                <w:sz w:val="18"/>
                <w:szCs w:val="18"/>
              </w:rPr>
              <w:t>待补充</w:t>
            </w:r>
          </w:p>
        </w:tc>
      </w:tr>
      <w:tr>
        <w:tblPrEx>
          <w:tblLayout w:type="fixed"/>
          <w:tblCellMar>
            <w:top w:w="0" w:type="dxa"/>
            <w:left w:w="108" w:type="dxa"/>
            <w:bottom w:w="0" w:type="dxa"/>
            <w:right w:w="108" w:type="dxa"/>
          </w:tblCellMar>
        </w:tblPrEx>
        <w:trPr>
          <w:trHeight w:val="1332"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13-BZ-18</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评估人员通过人员访谈、文件审查等方式，了解基础电信企业应配套建立防范打击通讯信息诈骗相关重点电信业务的信息化管理手段。</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hint="eastAsia" w:ascii="微软雅黑" w:hAnsi="微软雅黑" w:eastAsia="微软雅黑" w:cs="宋体"/>
                <w:kern w:val="0"/>
                <w:sz w:val="18"/>
                <w:szCs w:val="18"/>
              </w:rPr>
              <w:t>该业务不包含相关功能属性</w:t>
            </w:r>
          </w:p>
        </w:tc>
      </w:tr>
      <w:tr>
        <w:tblPrEx>
          <w:tblLayout w:type="fixed"/>
          <w:tblCellMar>
            <w:top w:w="0" w:type="dxa"/>
            <w:left w:w="108" w:type="dxa"/>
            <w:bottom w:w="0" w:type="dxa"/>
            <w:right w:w="108" w:type="dxa"/>
          </w:tblCellMar>
        </w:tblPrEx>
        <w:trPr>
          <w:trHeight w:val="1068"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13-BZ-19</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评估人员通过人员访谈、文件审查等方式，了解基础电信企业应配套建立用户终端侧安全提示服务相关技术手段</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hint="eastAsia" w:ascii="微软雅黑" w:hAnsi="微软雅黑" w:eastAsia="微软雅黑" w:cs="宋体"/>
                <w:kern w:val="0"/>
                <w:sz w:val="18"/>
                <w:szCs w:val="18"/>
              </w:rPr>
              <w:t>该业务不包含相关功能属性</w:t>
            </w:r>
          </w:p>
        </w:tc>
      </w:tr>
      <w:tr>
        <w:tblPrEx>
          <w:tblLayout w:type="fixed"/>
          <w:tblCellMar>
            <w:top w:w="0" w:type="dxa"/>
            <w:left w:w="108" w:type="dxa"/>
            <w:bottom w:w="0" w:type="dxa"/>
            <w:right w:w="108" w:type="dxa"/>
          </w:tblCellMar>
        </w:tblPrEx>
        <w:trPr>
          <w:trHeight w:val="1596"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13-BZ-20</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评估人员通过人员访谈、文件审查等方式，了解语音专线是否实施主叫鉴权。企业应全面落实语音专线主叫鉴权机制，对未按规范进行主叫鉴权的呼叫一律拦截。</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hint="eastAsia" w:ascii="微软雅黑" w:hAnsi="微软雅黑" w:eastAsia="微软雅黑" w:cs="宋体"/>
                <w:kern w:val="0"/>
                <w:sz w:val="18"/>
                <w:szCs w:val="18"/>
              </w:rPr>
              <w:t>该业务不包含相关功能属性</w:t>
            </w:r>
          </w:p>
        </w:tc>
      </w:tr>
      <w:tr>
        <w:tblPrEx>
          <w:tblLayout w:type="fixed"/>
          <w:tblCellMar>
            <w:top w:w="0" w:type="dxa"/>
            <w:left w:w="108" w:type="dxa"/>
            <w:bottom w:w="0" w:type="dxa"/>
            <w:right w:w="108" w:type="dxa"/>
          </w:tblCellMar>
        </w:tblPrEx>
        <w:trPr>
          <w:trHeight w:val="1596"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13-BZ-21</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评估人员通过人员访谈、文件审查等方式，了解语音专线呼叫转移管理是否严格。开通语音专线呼叫转移业务功能，应由基础电信企业集团公司统一审核并建立台账。</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hint="eastAsia" w:ascii="微软雅黑" w:hAnsi="微软雅黑" w:eastAsia="微软雅黑" w:cs="宋体"/>
                <w:kern w:val="0"/>
                <w:sz w:val="18"/>
                <w:szCs w:val="18"/>
              </w:rPr>
              <w:t>该业务不包含相关功能属性</w:t>
            </w:r>
          </w:p>
        </w:tc>
      </w:tr>
      <w:tr>
        <w:tblPrEx>
          <w:tblLayout w:type="fixed"/>
          <w:tblCellMar>
            <w:top w:w="0" w:type="dxa"/>
            <w:left w:w="108" w:type="dxa"/>
            <w:bottom w:w="0" w:type="dxa"/>
            <w:right w:w="108" w:type="dxa"/>
          </w:tblCellMar>
        </w:tblPrEx>
        <w:trPr>
          <w:trHeight w:val="1596"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13-BZ-22</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评估人员通过人员访谈、文件审查等方式，了解是否建立外呼白名单制度，允许外呼的业务号码必须为本网实际开通的、属本企业分配的号码或号段，并统一纳入白名单管理。</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hint="eastAsia" w:ascii="微软雅黑" w:hAnsi="微软雅黑" w:eastAsia="微软雅黑" w:cs="宋体"/>
                <w:kern w:val="0"/>
                <w:sz w:val="18"/>
                <w:szCs w:val="18"/>
              </w:rPr>
              <w:t>该业务不包含相关功能属性</w:t>
            </w:r>
          </w:p>
        </w:tc>
      </w:tr>
      <w:tr>
        <w:tblPrEx>
          <w:tblLayout w:type="fixed"/>
          <w:tblCellMar>
            <w:top w:w="0" w:type="dxa"/>
            <w:left w:w="108" w:type="dxa"/>
            <w:bottom w:w="0" w:type="dxa"/>
            <w:right w:w="108" w:type="dxa"/>
          </w:tblCellMar>
        </w:tblPrEx>
        <w:trPr>
          <w:trHeight w:val="1332"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13-BZ-23</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评估人员通过人员访谈、文件审查等方式，了解企业是否在接入侧设备上禁止违规传送主叫号码为空号或设置主叫号码禁显的呼叫。</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hint="eastAsia" w:ascii="微软雅黑" w:hAnsi="微软雅黑" w:eastAsia="微软雅黑" w:cs="宋体"/>
                <w:kern w:val="0"/>
                <w:sz w:val="18"/>
                <w:szCs w:val="18"/>
              </w:rPr>
              <w:t>该业务不包含相关功能属性</w:t>
            </w:r>
          </w:p>
        </w:tc>
      </w:tr>
      <w:tr>
        <w:tblPrEx>
          <w:tblLayout w:type="fixed"/>
          <w:tblCellMar>
            <w:top w:w="0" w:type="dxa"/>
            <w:left w:w="108" w:type="dxa"/>
            <w:bottom w:w="0" w:type="dxa"/>
            <w:right w:w="108" w:type="dxa"/>
          </w:tblCellMar>
        </w:tblPrEx>
        <w:trPr>
          <w:trHeight w:val="1332"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13-BZ-24</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评估人员通过人员访谈、演示查验等方式，了解企业在网间关口局对不符合号码管理、网间互联规定和标准的违规呼叫、违规号码是否进行拦截。</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hint="eastAsia" w:ascii="微软雅黑" w:hAnsi="微软雅黑" w:eastAsia="微软雅黑" w:cs="宋体"/>
                <w:kern w:val="0"/>
                <w:sz w:val="18"/>
                <w:szCs w:val="18"/>
              </w:rPr>
              <w:t>该业务不包含相关功能属性</w:t>
            </w:r>
          </w:p>
        </w:tc>
      </w:tr>
      <w:tr>
        <w:tblPrEx>
          <w:tblLayout w:type="fixed"/>
          <w:tblCellMar>
            <w:top w:w="0" w:type="dxa"/>
            <w:left w:w="108" w:type="dxa"/>
            <w:bottom w:w="0" w:type="dxa"/>
            <w:right w:w="108" w:type="dxa"/>
          </w:tblCellMar>
        </w:tblPrEx>
        <w:trPr>
          <w:trHeight w:val="804" w:hRule="atLeast"/>
        </w:trPr>
        <w:tc>
          <w:tcPr>
            <w:tcW w:w="613" w:type="dxa"/>
            <w:vMerge w:val="continue"/>
            <w:tcBorders>
              <w:top w:val="nil"/>
              <w:left w:val="single" w:color="auto" w:sz="8" w:space="0"/>
              <w:bottom w:val="single" w:color="000000" w:sz="8" w:space="0"/>
              <w:right w:val="single" w:color="auto" w:sz="8" w:space="0"/>
            </w:tcBorders>
            <w:vAlign w:val="center"/>
          </w:tcPr>
          <w:p>
            <w:pPr>
              <w:widowControl/>
              <w:spacing w:line="240" w:lineRule="auto"/>
              <w:ind w:firstLine="0" w:firstLineChars="0"/>
              <w:jc w:val="left"/>
              <w:rPr>
                <w:rFonts w:ascii="微软雅黑" w:hAnsi="微软雅黑" w:eastAsia="微软雅黑" w:cs="宋体"/>
                <w:kern w:val="0"/>
                <w:sz w:val="18"/>
                <w:szCs w:val="18"/>
              </w:rPr>
            </w:pPr>
          </w:p>
        </w:tc>
        <w:tc>
          <w:tcPr>
            <w:tcW w:w="937"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eastAsia="等线" w:cs="Times New Roman"/>
                <w:kern w:val="0"/>
                <w:sz w:val="18"/>
                <w:szCs w:val="18"/>
              </w:rPr>
              <w:t>13-BZ-25</w:t>
            </w:r>
          </w:p>
        </w:tc>
        <w:tc>
          <w:tcPr>
            <w:tcW w:w="2976"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评估人员通过人员访谈、文件审查等方式，了解建立不良呼叫号码监测处置能力。</w:t>
            </w:r>
          </w:p>
        </w:tc>
        <w:tc>
          <w:tcPr>
            <w:tcW w:w="851"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ascii="微软雅黑" w:hAnsi="微软雅黑" w:eastAsia="微软雅黑" w:cs="宋体"/>
                <w:kern w:val="0"/>
                <w:sz w:val="18"/>
                <w:szCs w:val="18"/>
              </w:rPr>
            </w:pPr>
            <w:r>
              <w:rPr>
                <w:rFonts w:hint="eastAsia" w:ascii="微软雅黑" w:hAnsi="微软雅黑" w:eastAsia="微软雅黑" w:cs="宋体"/>
                <w:kern w:val="0"/>
                <w:sz w:val="18"/>
                <w:szCs w:val="18"/>
              </w:rPr>
              <w:t>不涉及</w:t>
            </w:r>
          </w:p>
        </w:tc>
        <w:tc>
          <w:tcPr>
            <w:tcW w:w="3583" w:type="dxa"/>
            <w:tcBorders>
              <w:top w:val="nil"/>
              <w:left w:val="nil"/>
              <w:bottom w:val="single" w:color="auto" w:sz="8" w:space="0"/>
              <w:right w:val="single" w:color="auto" w:sz="8" w:space="0"/>
            </w:tcBorders>
            <w:shd w:val="clear" w:color="auto" w:fill="auto"/>
            <w:vAlign w:val="center"/>
          </w:tcPr>
          <w:p>
            <w:pPr>
              <w:widowControl/>
              <w:spacing w:line="240" w:lineRule="auto"/>
              <w:ind w:firstLine="0" w:firstLineChars="0"/>
              <w:jc w:val="center"/>
              <w:rPr>
                <w:rFonts w:eastAsia="等线" w:cs="Times New Roman"/>
                <w:kern w:val="0"/>
                <w:sz w:val="18"/>
                <w:szCs w:val="18"/>
              </w:rPr>
            </w:pPr>
            <w:r>
              <w:rPr>
                <w:rFonts w:hint="eastAsia" w:ascii="微软雅黑" w:hAnsi="微软雅黑" w:eastAsia="微软雅黑" w:cs="宋体"/>
                <w:kern w:val="0"/>
                <w:sz w:val="18"/>
                <w:szCs w:val="18"/>
              </w:rPr>
              <w:t>该业务不包含相关功能属性</w:t>
            </w:r>
          </w:p>
        </w:tc>
      </w:tr>
    </w:tbl>
    <w:p>
      <w:pPr>
        <w:ind w:firstLine="640"/>
      </w:pPr>
      <w:r>
        <w:br w:type="page"/>
      </w:r>
    </w:p>
    <w:p>
      <w:pPr>
        <w:pStyle w:val="3"/>
      </w:pPr>
      <w:bookmarkStart w:id="23" w:name="_Toc529524271"/>
      <w:r>
        <w:rPr>
          <w:rFonts w:hint="eastAsia"/>
        </w:rPr>
        <w:t>日常安全管理介绍</w:t>
      </w:r>
      <w:bookmarkEnd w:id="23"/>
    </w:p>
    <w:p>
      <w:pPr>
        <w:ind w:firstLine="640"/>
      </w:pPr>
      <w:r>
        <w:rPr>
          <w:rFonts w:hint="eastAsia"/>
        </w:rPr>
        <w:t>联通在线公司主要制定了以下的网络与信息安全方面的管理制度：</w:t>
      </w:r>
    </w:p>
    <w:p>
      <w:pPr>
        <w:ind w:firstLine="640"/>
      </w:pPr>
      <w:r>
        <w:rPr>
          <w:rFonts w:hint="eastAsia"/>
        </w:rPr>
        <w:t>《联通宽带在线有限公司客户信息安全保护管理办法》</w:t>
      </w:r>
    </w:p>
    <w:p>
      <w:pPr>
        <w:ind w:firstLine="640"/>
        <w:rPr>
          <w:rFonts w:hint="eastAsia"/>
        </w:rPr>
      </w:pPr>
      <w:r>
        <w:rPr>
          <w:rFonts w:hint="eastAsia"/>
        </w:rPr>
        <w:t>《中国联通网络与信息安全管理办法》</w:t>
      </w:r>
    </w:p>
    <w:p>
      <w:pPr>
        <w:ind w:firstLine="640"/>
        <w:rPr>
          <w:rFonts w:hint="eastAsia"/>
        </w:rPr>
      </w:pPr>
      <w:r>
        <w:rPr>
          <w:rFonts w:hint="eastAsia" w:ascii="仿宋_GB2312" w:hAnsi="宋体" w:cs="宋体"/>
          <w:kern w:val="0"/>
        </w:rPr>
        <w:t>《联通在线信息科技有限公司互联网新技术新业务信息安全评估管理办法（试行）》</w:t>
      </w:r>
    </w:p>
    <w:p>
      <w:pPr>
        <w:ind w:firstLine="640"/>
        <w:rPr>
          <w:ins w:id="148" w:author="Song" w:date="2019-04-11T17:12:11Z"/>
          <w:rFonts w:hint="eastAsia"/>
          <w:color w:val="FF0000"/>
          <w:lang w:eastAsia="zh-CN"/>
        </w:rPr>
      </w:pPr>
      <w:ins w:id="149" w:author="Song" w:date="2019-04-11T17:12:08Z">
        <w:r>
          <w:rPr>
            <w:rFonts w:hint="eastAsia"/>
            <w:color w:val="FF0000"/>
            <w:lang w:eastAsia="zh-CN"/>
          </w:rPr>
          <w:t>《</w:t>
        </w:r>
      </w:ins>
      <w:ins w:id="150" w:author="Song" w:date="2019-04-11T17:15:18Z">
        <w:r>
          <w:rPr>
            <w:rFonts w:hint="eastAsia"/>
            <w:color w:val="FF0000"/>
            <w:rPrChange w:id="151" w:author="Song" w:date="2019-04-11T17:15:18Z">
              <w:rPr>
                <w:rFonts w:hint="eastAsia"/>
              </w:rPr>
            </w:rPrChange>
          </w:rPr>
          <w:t>应急响应预案</w:t>
        </w:r>
      </w:ins>
      <w:ins w:id="152" w:author="Song" w:date="2019-04-11T17:12:08Z">
        <w:r>
          <w:rPr>
            <w:rFonts w:hint="eastAsia"/>
            <w:color w:val="FF0000"/>
            <w:lang w:eastAsia="zh-CN"/>
          </w:rPr>
          <w:t>》</w:t>
        </w:r>
      </w:ins>
    </w:p>
    <w:p>
      <w:pPr>
        <w:ind w:firstLine="640"/>
        <w:rPr>
          <w:ins w:id="153" w:author="Song" w:date="2019-04-11T17:15:27Z"/>
          <w:rFonts w:hint="eastAsia"/>
          <w:color w:val="FF0000"/>
          <w:lang w:eastAsia="zh-CN"/>
        </w:rPr>
      </w:pPr>
      <w:ins w:id="154" w:author="Song" w:date="2019-04-11T17:12:16Z">
        <w:r>
          <w:rPr>
            <w:rFonts w:hint="eastAsia"/>
            <w:color w:val="FF0000"/>
            <w:lang w:eastAsia="zh-CN"/>
          </w:rPr>
          <w:t>《</w:t>
        </w:r>
      </w:ins>
      <w:ins w:id="155" w:author="Song" w:date="2019-04-11T17:15:26Z">
        <w:r>
          <w:rPr>
            <w:rFonts w:hint="eastAsia"/>
            <w:color w:val="FF0000"/>
            <w:rPrChange w:id="156" w:author="Song" w:date="2019-04-11T17:15:26Z">
              <w:rPr>
                <w:rFonts w:hint="eastAsia"/>
              </w:rPr>
            </w:rPrChange>
          </w:rPr>
          <w:t>信息分类与密级控制策略</w:t>
        </w:r>
      </w:ins>
      <w:ins w:id="157" w:author="Song" w:date="2019-04-11T17:12:16Z">
        <w:r>
          <w:rPr>
            <w:rFonts w:hint="eastAsia"/>
            <w:color w:val="FF0000"/>
            <w:lang w:eastAsia="zh-CN"/>
          </w:rPr>
          <w:t>》</w:t>
        </w:r>
      </w:ins>
    </w:p>
    <w:p>
      <w:pPr>
        <w:ind w:firstLine="640"/>
        <w:rPr>
          <w:del w:id="158" w:author="Song" w:date="2019-04-11T17:18:17Z"/>
          <w:color w:val="FF0000"/>
        </w:rPr>
      </w:pPr>
      <w:del w:id="159" w:author="Song" w:date="2019-04-11T17:18:17Z">
        <w:r>
          <w:rPr>
            <w:rFonts w:hint="eastAsia"/>
            <w:color w:val="FF0000"/>
          </w:rPr>
          <w:delText>待补充</w:delText>
        </w:r>
      </w:del>
    </w:p>
    <w:p>
      <w:pPr>
        <w:ind w:firstLine="643"/>
        <w:rPr>
          <w:rFonts w:ascii="仿宋" w:hAnsi="仿宋" w:eastAsia="仿宋"/>
          <w:b/>
        </w:rPr>
      </w:pPr>
      <w:r>
        <w:rPr>
          <w:rFonts w:hint="eastAsia" w:ascii="仿宋" w:hAnsi="仿宋" w:eastAsia="仿宋"/>
          <w:b/>
        </w:rPr>
        <w:t>（一）在信息安全组织机构方面</w:t>
      </w:r>
    </w:p>
    <w:p>
      <w:pPr>
        <w:ind w:firstLine="643"/>
        <w:rPr>
          <w:rFonts w:ascii="仿宋" w:hAnsi="仿宋" w:eastAsia="仿宋"/>
          <w:b/>
        </w:rPr>
      </w:pPr>
      <w:r>
        <w:rPr>
          <w:rFonts w:hint="eastAsia" w:ascii="仿宋" w:hAnsi="仿宋" w:eastAsia="仿宋"/>
          <w:b/>
        </w:rPr>
        <w:t>（二）在新技术新业务信息安全评估方面</w:t>
      </w:r>
    </w:p>
    <w:p>
      <w:pPr>
        <w:ind w:firstLine="640"/>
        <w:rPr>
          <w:color w:val="FF0000"/>
        </w:rPr>
      </w:pPr>
      <w:r>
        <w:rPr>
          <w:rFonts w:hint="eastAsia"/>
          <w:color w:val="FF0000"/>
        </w:rPr>
        <w:t>待补充</w:t>
      </w:r>
    </w:p>
    <w:p>
      <w:pPr>
        <w:ind w:firstLine="643"/>
        <w:rPr>
          <w:rFonts w:ascii="仿宋" w:hAnsi="仿宋" w:eastAsia="仿宋"/>
          <w:b/>
        </w:rPr>
      </w:pPr>
      <w:r>
        <w:rPr>
          <w:rFonts w:hint="eastAsia" w:ascii="仿宋" w:hAnsi="仿宋" w:eastAsia="仿宋"/>
          <w:b/>
        </w:rPr>
        <w:t>（三）在信息安全责任管理方面</w:t>
      </w:r>
    </w:p>
    <w:p>
      <w:pPr>
        <w:ind w:firstLine="640"/>
      </w:pPr>
      <w:r>
        <w:rPr>
          <w:rFonts w:hint="eastAsia"/>
          <w:color w:val="FF0000"/>
        </w:rPr>
        <w:t>待补充，</w:t>
      </w:r>
      <w:r>
        <w:rPr>
          <w:rFonts w:hint="eastAsia"/>
        </w:rPr>
        <w:t>定期对从业人员开展信息安全意识教育和安全技能考核，以及相关网络信息安全培训。</w:t>
      </w:r>
    </w:p>
    <w:p>
      <w:pPr>
        <w:ind w:firstLine="640"/>
        <w:rPr>
          <w:color w:val="FF0000"/>
        </w:rPr>
      </w:pPr>
      <w:r>
        <w:rPr>
          <w:rFonts w:hint="eastAsia"/>
          <w:color w:val="FF0000"/>
        </w:rPr>
        <w:t>待补充</w:t>
      </w:r>
    </w:p>
    <w:p>
      <w:pPr>
        <w:ind w:firstLine="643"/>
        <w:rPr>
          <w:rFonts w:ascii="仿宋" w:hAnsi="仿宋" w:eastAsia="仿宋"/>
          <w:b/>
        </w:rPr>
      </w:pPr>
      <w:r>
        <w:rPr>
          <w:rFonts w:hint="eastAsia" w:ascii="仿宋" w:hAnsi="仿宋" w:eastAsia="仿宋"/>
          <w:b/>
        </w:rPr>
        <w:t>（四）用户真实身份管理方面</w:t>
      </w:r>
    </w:p>
    <w:p>
      <w:pPr>
        <w:ind w:firstLine="640"/>
        <w:rPr>
          <w:color w:val="FF0000"/>
        </w:rPr>
      </w:pPr>
      <w:r>
        <w:rPr>
          <w:rFonts w:hint="eastAsia"/>
          <w:color w:val="FF0000"/>
        </w:rPr>
        <w:t>待补充</w:t>
      </w:r>
    </w:p>
    <w:p>
      <w:pPr>
        <w:ind w:firstLine="643"/>
        <w:rPr>
          <w:rFonts w:ascii="仿宋" w:hAnsi="仿宋" w:eastAsia="仿宋"/>
          <w:b/>
        </w:rPr>
      </w:pPr>
      <w:r>
        <w:rPr>
          <w:rFonts w:hint="eastAsia" w:ascii="仿宋" w:hAnsi="仿宋" w:eastAsia="仿宋"/>
          <w:b/>
        </w:rPr>
        <w:t>（五）在违法信息监测处置方面</w:t>
      </w:r>
    </w:p>
    <w:p>
      <w:pPr>
        <w:ind w:firstLine="640"/>
      </w:pPr>
      <w:r>
        <w:rPr>
          <w:rFonts w:hint="eastAsia"/>
        </w:rPr>
        <w:t>联通家庭卫士</w:t>
      </w:r>
      <w:r>
        <w:rPr>
          <w:rFonts w:hint="cs"/>
        </w:rPr>
        <w:t>•</w:t>
      </w:r>
      <w:r>
        <w:rPr>
          <w:rFonts w:hint="eastAsia"/>
        </w:rPr>
        <w:t>亲子守护业务建立了信息安全保障管理制度和机制，明确了信息安全事件报告处置流程以及信息安全责任要求，建立了联通家庭卫士</w:t>
      </w:r>
      <w:r>
        <w:rPr>
          <w:rFonts w:hint="cs"/>
        </w:rPr>
        <w:t>•</w:t>
      </w:r>
      <w:r>
        <w:rPr>
          <w:rFonts w:hint="eastAsia"/>
        </w:rPr>
        <w:t>亲子守护业务黑名单管理机制。同时与百度等企业合作建立了违法不良信息样本库，能够依托在管道侧部署恶意内容过滤设备对指定上网流量进行安全过滤，对用户浏览的恶意网址进行拦截。</w:t>
      </w:r>
    </w:p>
    <w:p>
      <w:pPr>
        <w:ind w:firstLine="643"/>
        <w:rPr>
          <w:rFonts w:ascii="仿宋" w:hAnsi="仿宋" w:eastAsia="仿宋"/>
          <w:b/>
        </w:rPr>
      </w:pPr>
      <w:r>
        <w:rPr>
          <w:rFonts w:hint="eastAsia" w:ascii="仿宋" w:hAnsi="仿宋" w:eastAsia="仿宋"/>
          <w:b/>
        </w:rPr>
        <w:t>（六）在日志留存方面</w:t>
      </w:r>
    </w:p>
    <w:p>
      <w:pPr>
        <w:ind w:firstLine="640"/>
      </w:pPr>
      <w:r>
        <w:rPr>
          <w:rFonts w:hint="eastAsia"/>
        </w:rPr>
        <w:t>系统日志记录业务系统中的系统安全事件、用户访问记录、系统运行日志、系统运行状态等各类信息；包含时间、操作内登陆IP等关键字段；支持查询、统计等关键操作。</w:t>
      </w:r>
    </w:p>
    <w:p>
      <w:pPr>
        <w:pStyle w:val="3"/>
      </w:pPr>
      <w:bookmarkStart w:id="24" w:name="_Toc529524272"/>
      <w:r>
        <w:rPr>
          <w:rFonts w:hint="eastAsia"/>
        </w:rPr>
        <w:t>应急管理措施介绍</w:t>
      </w:r>
      <w:bookmarkEnd w:id="24"/>
    </w:p>
    <w:p>
      <w:pPr>
        <w:ind w:firstLine="643"/>
        <w:rPr>
          <w:rFonts w:ascii="仿宋" w:hAnsi="仿宋" w:eastAsia="仿宋"/>
          <w:b/>
        </w:rPr>
      </w:pPr>
      <w:r>
        <w:rPr>
          <w:rFonts w:hint="eastAsia" w:ascii="仿宋" w:hAnsi="仿宋" w:eastAsia="仿宋"/>
          <w:b/>
        </w:rPr>
        <w:t>（一）总体的应急管理策略</w:t>
      </w:r>
    </w:p>
    <w:p>
      <w:pPr>
        <w:ind w:firstLine="640"/>
      </w:pPr>
      <w:r>
        <w:rPr>
          <w:rFonts w:hint="eastAsia"/>
          <w:color w:val="FF0000"/>
        </w:rPr>
        <w:t>待补充，</w:t>
      </w:r>
      <w:r>
        <w:rPr>
          <w:rFonts w:hint="eastAsia"/>
        </w:rPr>
        <w:t>联通在线公司建立了安全事件应急管理办法，</w:t>
      </w:r>
    </w:p>
    <w:p>
      <w:pPr>
        <w:ind w:firstLine="643"/>
        <w:rPr>
          <w:rFonts w:ascii="仿宋" w:hAnsi="仿宋" w:eastAsia="仿宋"/>
          <w:b/>
        </w:rPr>
      </w:pPr>
      <w:r>
        <w:rPr>
          <w:rFonts w:hint="eastAsia" w:ascii="仿宋" w:hAnsi="仿宋" w:eastAsia="仿宋"/>
          <w:b/>
        </w:rPr>
        <w:t>（二）联通家庭卫士</w:t>
      </w:r>
      <w:r>
        <w:rPr>
          <w:rFonts w:hint="eastAsia" w:ascii="宋体" w:hAnsi="宋体" w:eastAsia="宋体" w:cs="宋体"/>
          <w:b/>
        </w:rPr>
        <w:t>•</w:t>
      </w:r>
      <w:r>
        <w:rPr>
          <w:rFonts w:hint="eastAsia" w:ascii="仿宋" w:hAnsi="仿宋" w:eastAsia="仿宋"/>
          <w:b/>
        </w:rPr>
        <w:t>亲子守护业务的应急管理策略</w:t>
      </w:r>
    </w:p>
    <w:p>
      <w:pPr>
        <w:ind w:firstLine="640"/>
        <w:sectPr>
          <w:pgSz w:w="11906" w:h="16838"/>
          <w:pgMar w:top="1440" w:right="1797" w:bottom="1440" w:left="1287" w:header="851" w:footer="992" w:gutter="0"/>
          <w:cols w:space="425" w:num="1"/>
          <w:docGrid w:type="linesAndChars" w:linePitch="312" w:charSpace="0"/>
        </w:sectPr>
      </w:pPr>
      <w:r>
        <w:rPr>
          <w:rFonts w:hint="eastAsia"/>
        </w:rPr>
        <w:t>联通家庭卫士</w:t>
      </w:r>
      <w:r>
        <w:rPr>
          <w:rFonts w:hint="cs"/>
        </w:rPr>
        <w:t>•</w:t>
      </w:r>
      <w:r>
        <w:rPr>
          <w:rFonts w:hint="eastAsia"/>
        </w:rPr>
        <w:t>亲子守护业务制定了系统应急预案，以应对业务系统突发事件和异常事件的处理，明确了应急预案的启动条件和执行原则，对常见的故障应急处理措施进行了说明，并包括了预防保障措施和业务测试方案，确定了业务应急联系人员。此外，在安全保障措施中明确了信息安全事件应急处置流程、信息安全教育培训演练、信息安全事件通报等内容。建议进一步补充完善对违法信息应急处置、信息内容安全方面的应急管理措施和处置流程，提高应急管理规范性和有效性。</w:t>
      </w:r>
    </w:p>
    <w:p>
      <w:pPr>
        <w:pStyle w:val="3"/>
      </w:pPr>
      <w:bookmarkStart w:id="25" w:name="_Toc529524273"/>
      <w:r>
        <w:rPr>
          <w:rFonts w:hint="eastAsia"/>
        </w:rPr>
        <w:t>低安全保障能力说明</w:t>
      </w:r>
      <w:bookmarkEnd w:id="25"/>
    </w:p>
    <w:p>
      <w:pPr>
        <w:ind w:firstLine="640"/>
      </w:pPr>
      <w:r>
        <w:rPr>
          <w:rFonts w:hint="eastAsia"/>
        </w:rPr>
        <w:t>通过梳理联通家庭卫士</w:t>
      </w:r>
      <w:r>
        <w:rPr>
          <w:rFonts w:hint="cs"/>
        </w:rPr>
        <w:t>•</w:t>
      </w:r>
      <w:r>
        <w:rPr>
          <w:rFonts w:hint="eastAsia"/>
        </w:rPr>
        <w:t>亲子守护业务的业务应用安全保障、业务平台安全保障、Web应用安全保障、客户端安全保障、业务逻辑安全保障、非授权采集保障、数据存储保障、数据管理保障、数据传输保障、数据加工保障、数据转移保障、数据删除保障、业务运行安全保障等方面的安全保障能力，存在低保障能力环节主要包括：</w:t>
      </w:r>
    </w:p>
    <w:p>
      <w:pPr>
        <w:ind w:firstLine="640"/>
        <w:rPr>
          <w:rFonts w:hint="eastAsia"/>
        </w:rPr>
      </w:pPr>
      <w:r>
        <w:rPr>
          <w:rFonts w:hint="eastAsia"/>
        </w:rPr>
        <w:t>（1）</w:t>
      </w:r>
      <w:r>
        <w:t>01-BZ-</w:t>
      </w:r>
      <w:r>
        <w:rPr>
          <w:rFonts w:hint="eastAsia"/>
        </w:rPr>
        <w:t>01/</w:t>
      </w:r>
      <w:r>
        <w:t>01-BZ-</w:t>
      </w:r>
      <w:r>
        <w:rPr>
          <w:rFonts w:hint="eastAsia"/>
        </w:rPr>
        <w:t>02：本次评估未见到联通家庭卫士</w:t>
      </w:r>
      <w:r>
        <w:rPr>
          <w:rFonts w:hint="cs"/>
        </w:rPr>
        <w:t>•</w:t>
      </w:r>
      <w:r>
        <w:rPr>
          <w:rFonts w:hint="eastAsia"/>
        </w:rPr>
        <w:t>亲子守护业务试运营前安全评估报告。</w:t>
      </w:r>
    </w:p>
    <w:p>
      <w:pPr>
        <w:ind w:firstLine="640"/>
        <w:rPr>
          <w:del w:id="160" w:author="Song" w:date="2019-04-11T17:23:12Z"/>
          <w:rFonts w:hint="eastAsia"/>
        </w:rPr>
      </w:pPr>
      <w:del w:id="161" w:author="Song" w:date="2019-04-11T17:23:12Z">
        <w:r>
          <w:rPr>
            <w:rFonts w:hint="eastAsia"/>
          </w:rPr>
          <w:delText>（2）01-BZ-07：联通家庭卫士</w:delText>
        </w:r>
      </w:del>
      <w:del w:id="162" w:author="Song" w:date="2019-04-11T17:23:12Z">
        <w:r>
          <w:rPr>
            <w:rFonts w:hint="cs"/>
          </w:rPr>
          <w:delText>•</w:delText>
        </w:r>
      </w:del>
      <w:del w:id="163" w:author="Song" w:date="2019-04-11T17:23:12Z">
        <w:r>
          <w:rPr>
            <w:rFonts w:hint="eastAsia"/>
          </w:rPr>
          <w:delText>亲子守护业务后台管理系统登录过程中，存在用户名和密码明文传输。</w:delText>
        </w:r>
      </w:del>
    </w:p>
    <w:p>
      <w:pPr>
        <w:ind w:firstLine="640"/>
        <w:rPr>
          <w:del w:id="164" w:author="Song" w:date="2019-04-11T17:23:28Z"/>
          <w:rFonts w:hint="eastAsia"/>
        </w:rPr>
      </w:pPr>
      <w:del w:id="165" w:author="Song" w:date="2019-04-11T17:23:28Z">
        <w:r>
          <w:rPr>
            <w:rFonts w:hint="eastAsia"/>
          </w:rPr>
          <w:delText>（3）01-BZ-09/01-BZ-10/13-BZ-04：联通家庭卫士</w:delText>
        </w:r>
      </w:del>
      <w:del w:id="166" w:author="Song" w:date="2019-04-11T17:23:28Z">
        <w:r>
          <w:rPr>
            <w:rFonts w:hint="cs"/>
          </w:rPr>
          <w:delText>•</w:delText>
        </w:r>
      </w:del>
      <w:del w:id="167" w:author="Song" w:date="2019-04-11T17:23:28Z">
        <w:r>
          <w:rPr>
            <w:rFonts w:hint="eastAsia"/>
          </w:rPr>
          <w:delText>亲子守护业务后台管理系统目前未对密码安全策略进行明确限制，如密码复杂度、密码强制更换周期等。</w:delText>
        </w:r>
      </w:del>
    </w:p>
    <w:p>
      <w:pPr>
        <w:ind w:firstLine="640"/>
        <w:rPr>
          <w:rFonts w:hint="eastAsia"/>
        </w:rPr>
      </w:pPr>
      <w:r>
        <w:rPr>
          <w:rFonts w:hint="eastAsia"/>
        </w:rPr>
        <w:t>（</w:t>
      </w:r>
      <w:del w:id="168" w:author="Song" w:date="2019-04-12T08:55:42Z">
        <w:r>
          <w:rPr>
            <w:rFonts w:hint="eastAsia"/>
            <w:lang w:val="en-US"/>
          </w:rPr>
          <w:delText>4</w:delText>
        </w:r>
      </w:del>
      <w:ins w:id="169" w:author="Song" w:date="2019-04-12T08:55:42Z">
        <w:r>
          <w:rPr>
            <w:rFonts w:hint="eastAsia"/>
            <w:lang w:val="en-US" w:eastAsia="zh-CN"/>
          </w:rPr>
          <w:t>2</w:t>
        </w:r>
      </w:ins>
      <w:r>
        <w:rPr>
          <w:rFonts w:hint="eastAsia"/>
        </w:rPr>
        <w:t>）01-BZ-20/01-BZ-21：联通家庭卫士</w:t>
      </w:r>
      <w:r>
        <w:rPr>
          <w:rFonts w:hint="cs"/>
        </w:rPr>
        <w:t>•</w:t>
      </w:r>
      <w:r>
        <w:rPr>
          <w:rFonts w:hint="eastAsia"/>
        </w:rPr>
        <w:t>亲子守护业务尚未建立第三方引入的新闻推荐信息的审核机制，包括人工或技术方式。</w:t>
      </w:r>
    </w:p>
    <w:p>
      <w:pPr>
        <w:ind w:firstLine="640"/>
        <w:rPr>
          <w:rFonts w:hint="eastAsia"/>
        </w:rPr>
      </w:pPr>
      <w:r>
        <w:rPr>
          <w:rFonts w:hint="eastAsia"/>
        </w:rPr>
        <w:t>（</w:t>
      </w:r>
      <w:del w:id="170" w:author="Song" w:date="2019-04-12T08:57:31Z">
        <w:r>
          <w:rPr>
            <w:rFonts w:hint="eastAsia"/>
            <w:lang w:val="en-US"/>
          </w:rPr>
          <w:delText>5</w:delText>
        </w:r>
      </w:del>
      <w:ins w:id="171" w:author="Song" w:date="2019-04-12T08:57:31Z">
        <w:r>
          <w:rPr>
            <w:rFonts w:hint="eastAsia"/>
            <w:lang w:val="en-US" w:eastAsia="zh-CN"/>
          </w:rPr>
          <w:t>3</w:t>
        </w:r>
      </w:ins>
      <w:r>
        <w:rPr>
          <w:rFonts w:hint="eastAsia"/>
        </w:rPr>
        <w:t>）02-BZ-08：联通家庭卫士</w:t>
      </w:r>
      <w:r>
        <w:rPr>
          <w:rFonts w:hint="cs"/>
        </w:rPr>
        <w:t>•</w:t>
      </w:r>
      <w:r>
        <w:rPr>
          <w:rFonts w:hint="eastAsia"/>
        </w:rPr>
        <w:t>亲子守护业务尚未建立针对合作方信息安全保障能力（管理制度和技术手段）评估机制，未形成相关评估记录文档。</w:t>
      </w:r>
    </w:p>
    <w:p>
      <w:pPr>
        <w:ind w:firstLine="640"/>
        <w:rPr>
          <w:del w:id="172" w:author="Song" w:date="2019-04-12T09:03:47Z"/>
        </w:rPr>
      </w:pPr>
      <w:del w:id="173" w:author="Song" w:date="2019-04-12T09:03:47Z">
        <w:r>
          <w:rPr>
            <w:rFonts w:hint="eastAsia"/>
          </w:rPr>
          <w:delText>（6）03-BZ-02/13-BZ-06：联通家庭卫士</w:delText>
        </w:r>
      </w:del>
      <w:del w:id="174" w:author="Song" w:date="2019-04-12T09:03:47Z">
        <w:r>
          <w:rPr>
            <w:rFonts w:hint="cs"/>
          </w:rPr>
          <w:delText>•</w:delText>
        </w:r>
      </w:del>
      <w:del w:id="175" w:author="Song" w:date="2019-04-12T09:03:47Z">
        <w:r>
          <w:rPr>
            <w:rFonts w:hint="eastAsia"/>
          </w:rPr>
          <w:delText>亲子守护业务后台管理系统无额外的物理验证设备、限制登陆IP或登陆设备手段等对高权限账户的使用做出限制；同时也未通过短信验证码等形式进行登录时二次确认。</w:delText>
        </w:r>
      </w:del>
    </w:p>
    <w:p>
      <w:pPr>
        <w:ind w:firstLine="640"/>
        <w:rPr>
          <w:highlight w:val="yellow"/>
          <w:rPrChange w:id="176" w:author="Song" w:date="2019-04-12T08:58:38Z">
            <w:rPr/>
          </w:rPrChange>
        </w:rPr>
      </w:pPr>
      <w:r>
        <w:rPr>
          <w:rFonts w:hint="eastAsia"/>
          <w:highlight w:val="yellow"/>
          <w:rPrChange w:id="177" w:author="Song" w:date="2019-04-12T08:58:38Z">
            <w:rPr>
              <w:rFonts w:hint="eastAsia"/>
            </w:rPr>
          </w:rPrChange>
        </w:rPr>
        <w:t>（</w:t>
      </w:r>
      <w:del w:id="178" w:author="Song" w:date="2019-04-12T09:03:50Z">
        <w:r>
          <w:rPr>
            <w:rFonts w:hint="eastAsia"/>
            <w:highlight w:val="yellow"/>
            <w:rPrChange w:id="179" w:author="Song" w:date="2019-04-12T08:58:38Z">
              <w:rPr>
                <w:rFonts w:hint="eastAsia"/>
              </w:rPr>
            </w:rPrChange>
          </w:rPr>
          <w:delText>7</w:delText>
        </w:r>
      </w:del>
      <w:ins w:id="181" w:author="Song" w:date="2019-04-12T09:03:50Z">
        <w:r>
          <w:rPr>
            <w:rFonts w:hint="eastAsia"/>
            <w:highlight w:val="yellow"/>
            <w:lang w:eastAsia="zh-CN"/>
          </w:rPr>
          <w:t>4</w:t>
        </w:r>
      </w:ins>
      <w:r>
        <w:rPr>
          <w:rFonts w:hint="eastAsia"/>
          <w:highlight w:val="yellow"/>
          <w:rPrChange w:id="182" w:author="Song" w:date="2019-04-12T08:58:38Z">
            <w:rPr>
              <w:rFonts w:hint="eastAsia"/>
            </w:rPr>
          </w:rPrChange>
        </w:rPr>
        <w:t>）</w:t>
      </w:r>
      <w:r>
        <w:rPr>
          <w:highlight w:val="yellow"/>
          <w:rPrChange w:id="183" w:author="Song" w:date="2019-04-12T08:58:38Z">
            <w:rPr/>
          </w:rPrChange>
        </w:rPr>
        <w:t>03-BZ-06:</w:t>
      </w:r>
      <w:r>
        <w:rPr>
          <w:rFonts w:hint="eastAsia"/>
          <w:highlight w:val="yellow"/>
          <w:rPrChange w:id="184" w:author="Song" w:date="2019-04-12T08:58:38Z">
            <w:rPr>
              <w:rFonts w:hint="eastAsia"/>
            </w:rPr>
          </w:rPrChange>
        </w:rPr>
        <w:t>存在网络安全高危漏洞，详见附件二。</w:t>
      </w:r>
      <w:r>
        <w:rPr>
          <w:highlight w:val="yellow"/>
          <w:rPrChange w:id="185" w:author="Song" w:date="2019-04-12T08:58:38Z">
            <w:rPr/>
          </w:rPrChange>
        </w:rPr>
        <w:t xml:space="preserve"> </w:t>
      </w:r>
    </w:p>
    <w:p>
      <w:pPr>
        <w:ind w:firstLine="640"/>
        <w:rPr>
          <w:highlight w:val="yellow"/>
          <w:rPrChange w:id="186" w:author="Song" w:date="2019-04-12T08:58:38Z">
            <w:rPr/>
          </w:rPrChange>
        </w:rPr>
        <w:sectPr>
          <w:pgSz w:w="11906" w:h="16838"/>
          <w:pgMar w:top="1440" w:right="1797" w:bottom="1440" w:left="1287" w:header="851" w:footer="992" w:gutter="0"/>
          <w:cols w:space="425" w:num="1"/>
          <w:docGrid w:type="linesAndChars" w:linePitch="312" w:charSpace="0"/>
        </w:sectPr>
      </w:pPr>
    </w:p>
    <w:p>
      <w:pPr>
        <w:pStyle w:val="2"/>
      </w:pPr>
      <w:bookmarkStart w:id="26" w:name="_Toc529524274"/>
      <w:r>
        <w:rPr>
          <w:rFonts w:hint="eastAsia"/>
        </w:rPr>
        <w:t>评估结果及整改建议</w:t>
      </w:r>
      <w:bookmarkEnd w:id="26"/>
    </w:p>
    <w:p>
      <w:pPr>
        <w:ind w:firstLine="640"/>
      </w:pPr>
      <w:r>
        <w:rPr>
          <w:rFonts w:hint="eastAsia"/>
        </w:rPr>
        <w:t>联通家庭卫士</w:t>
      </w:r>
      <w:r>
        <w:rPr>
          <w:rFonts w:hint="cs"/>
        </w:rPr>
        <w:t>•</w:t>
      </w:r>
      <w:r>
        <w:rPr>
          <w:rFonts w:hint="eastAsia"/>
        </w:rPr>
        <w:t>亲子守护业务涉及多个业务风险点，针对这些风险点，联通在线公司主要依赖其配套安全管理措施进行风险管控，通过这些保障措施主要风险点基本处于可管可控的水平，但部分风险点仍缺乏匹配的保障能力（01-FX-05、01-FX-09 02-FX-05、13-FX-02）。同时也发现部分保障能力措施呈现低水平状态（</w:t>
      </w:r>
      <w:del w:id="187" w:author="Song" w:date="2019-04-12T09:09:50Z">
        <w:r>
          <w:rPr>
            <w:rFonts w:hint="eastAsia"/>
            <w:highlight w:val="yellow"/>
            <w:rPrChange w:id="188" w:author="Song" w:date="2019-04-12T09:10:06Z">
              <w:rPr>
                <w:rFonts w:hint="eastAsia"/>
              </w:rPr>
            </w:rPrChange>
          </w:rPr>
          <w:delText>01-BZ-07、01-BZ-09</w:delText>
        </w:r>
      </w:del>
      <w:del w:id="190" w:author="Song" w:date="2019-04-12T09:09:51Z">
        <w:r>
          <w:rPr>
            <w:rFonts w:hint="eastAsia"/>
            <w:highlight w:val="yellow"/>
            <w:rPrChange w:id="191" w:author="Song" w:date="2019-04-12T09:10:06Z">
              <w:rPr>
                <w:rFonts w:hint="eastAsia"/>
              </w:rPr>
            </w:rPrChange>
          </w:rPr>
          <w:delText>/</w:delText>
        </w:r>
      </w:del>
      <w:r>
        <w:rPr>
          <w:rFonts w:hint="eastAsia"/>
          <w:highlight w:val="yellow"/>
          <w:rPrChange w:id="193" w:author="Song" w:date="2019-04-12T09:10:06Z">
            <w:rPr>
              <w:rFonts w:hint="eastAsia"/>
            </w:rPr>
          </w:rPrChange>
        </w:rPr>
        <w:t>01-BZ-10</w:t>
      </w:r>
      <w:del w:id="194" w:author="Song" w:date="2019-04-12T09:10:48Z">
        <w:r>
          <w:rPr>
            <w:rFonts w:hint="eastAsia"/>
          </w:rPr>
          <w:delText>/</w:delText>
        </w:r>
      </w:del>
      <w:del w:id="195" w:author="Song" w:date="2019-04-12T09:10:47Z">
        <w:r>
          <w:rPr>
            <w:rFonts w:hint="eastAsia"/>
          </w:rPr>
          <w:delText>13-BZ-04</w:delText>
        </w:r>
      </w:del>
      <w:r>
        <w:rPr>
          <w:rFonts w:hint="eastAsia"/>
        </w:rPr>
        <w:t>、01-BZ-20/01-BZ-21、02-BZ-08</w:t>
      </w:r>
      <w:del w:id="196" w:author="Song" w:date="2019-04-12T09:15:08Z">
        <w:r>
          <w:rPr>
            <w:rFonts w:hint="eastAsia"/>
          </w:rPr>
          <w:delText>、</w:delText>
        </w:r>
      </w:del>
      <w:del w:id="197" w:author="Song" w:date="2019-04-12T09:15:07Z">
        <w:r>
          <w:rPr>
            <w:rFonts w:hint="eastAsia"/>
          </w:rPr>
          <w:delText>03-BZ-02/13-BZ-06</w:delText>
        </w:r>
      </w:del>
      <w:r>
        <w:rPr>
          <w:rFonts w:hint="eastAsia"/>
        </w:rPr>
        <w:t>、</w:t>
      </w:r>
      <w:r>
        <w:rPr>
          <w:rFonts w:hint="eastAsia"/>
          <w:highlight w:val="yellow"/>
          <w:rPrChange w:id="198" w:author="Song" w:date="2019-04-12T09:15:20Z">
            <w:rPr>
              <w:rFonts w:hint="eastAsia"/>
            </w:rPr>
          </w:rPrChange>
        </w:rPr>
        <w:t>03-BZ-06</w:t>
      </w:r>
      <w:r>
        <w:rPr>
          <w:rFonts w:hint="eastAsia"/>
        </w:rPr>
        <w:t>）。详细情况及整改建议如下：</w:t>
      </w:r>
    </w:p>
    <w:p>
      <w:pPr>
        <w:pStyle w:val="3"/>
      </w:pPr>
      <w:bookmarkStart w:id="27" w:name="_Toc529524275"/>
      <w:r>
        <w:rPr>
          <w:rFonts w:hint="eastAsia"/>
        </w:rPr>
        <w:t>信息安全管理风险评估结果</w:t>
      </w:r>
      <w:bookmarkEnd w:id="27"/>
    </w:p>
    <w:p>
      <w:pPr>
        <w:ind w:firstLine="640"/>
      </w:pPr>
      <w:r>
        <w:rPr>
          <w:rFonts w:hint="eastAsia"/>
        </w:rPr>
        <w:t>联通在线公司建立了一些列网络与信息安全方面的管理制度，包括</w:t>
      </w:r>
      <w:r>
        <w:rPr>
          <w:rFonts w:hint="eastAsia"/>
          <w:color w:val="FF0000"/>
        </w:rPr>
        <w:t>XXXX、XXXX、XXXX</w:t>
      </w:r>
      <w:r>
        <w:rPr>
          <w:rFonts w:hint="eastAsia"/>
        </w:rPr>
        <w:t>等制度，管理制度体系较为完善，基本满足信息安全管理要求。</w:t>
      </w:r>
      <w:r>
        <w:rPr>
          <w:rFonts w:hint="eastAsia"/>
          <w:szCs w:val="32"/>
        </w:rPr>
        <w:t>同时，建议联通在线公司进一步完善信息安全事件应急处置管理制度和机制，提升对违法不良信息和信息安全事件应急处置保障能力，同时进一步加强对第三方合作企业安全管理，强化合作企业信息安全责任意识，确保合作企业建立相关配套安全保障措施，满足信息安全保障能力要求。</w:t>
      </w:r>
    </w:p>
    <w:p>
      <w:pPr>
        <w:pStyle w:val="3"/>
      </w:pPr>
      <w:bookmarkStart w:id="28" w:name="_Toc529524276"/>
      <w:r>
        <w:rPr>
          <w:rFonts w:hint="eastAsia"/>
        </w:rPr>
        <w:t>信息内容安全风险评估结果</w:t>
      </w:r>
      <w:bookmarkEnd w:id="28"/>
    </w:p>
    <w:p>
      <w:pPr>
        <w:ind w:firstLine="640"/>
        <w:rPr>
          <w:del w:id="199" w:author="Song" w:date="2019-04-12T10:50:22Z"/>
          <w:highlight w:val="yellow"/>
          <w:rPrChange w:id="200" w:author="Song" w:date="2019-04-12T09:23:51Z">
            <w:rPr>
              <w:del w:id="201" w:author="Song" w:date="2019-04-12T10:50:22Z"/>
            </w:rPr>
          </w:rPrChange>
        </w:rPr>
      </w:pPr>
      <w:del w:id="202" w:author="Song" w:date="2019-04-12T10:50:22Z">
        <w:r>
          <w:rPr>
            <w:rFonts w:hint="eastAsia"/>
            <w:highlight w:val="yellow"/>
            <w:rPrChange w:id="203" w:author="Song" w:date="2019-04-12T09:23:51Z">
              <w:rPr>
                <w:rFonts w:hint="eastAsia"/>
              </w:rPr>
            </w:rPrChange>
          </w:rPr>
          <w:delText>1.</w:delText>
        </w:r>
      </w:del>
      <w:del w:id="205" w:author="Song" w:date="2019-04-12T10:50:22Z">
        <w:r>
          <w:rPr>
            <w:highlight w:val="yellow"/>
            <w:rPrChange w:id="206" w:author="Song" w:date="2019-04-12T09:23:51Z">
              <w:rPr/>
            </w:rPrChange>
          </w:rPr>
          <w:delText xml:space="preserve"> </w:delText>
        </w:r>
      </w:del>
      <w:del w:id="208" w:author="Song" w:date="2019-04-12T10:50:22Z">
        <w:r>
          <w:rPr>
            <w:rFonts w:hint="eastAsia"/>
            <w:highlight w:val="yellow"/>
            <w:rPrChange w:id="209" w:author="Song" w:date="2019-04-12T09:23:51Z">
              <w:rPr>
                <w:rFonts w:hint="eastAsia"/>
              </w:rPr>
            </w:rPrChange>
          </w:rPr>
          <w:delText>注册信息审核风险</w:delText>
        </w:r>
      </w:del>
    </w:p>
    <w:p>
      <w:pPr>
        <w:ind w:firstLine="640"/>
        <w:rPr>
          <w:del w:id="211" w:author="Song" w:date="2019-04-12T10:50:22Z"/>
          <w:highlight w:val="yellow"/>
          <w:rPrChange w:id="212" w:author="Song" w:date="2019-04-12T09:23:51Z">
            <w:rPr>
              <w:del w:id="213" w:author="Song" w:date="2019-04-12T10:50:22Z"/>
            </w:rPr>
          </w:rPrChange>
        </w:rPr>
      </w:pPr>
      <w:del w:id="214" w:author="Song" w:date="2019-04-12T10:50:22Z">
        <w:r>
          <w:rPr>
            <w:rFonts w:hint="eastAsia"/>
            <w:highlight w:val="yellow"/>
            <w:rPrChange w:id="215" w:author="Song" w:date="2019-04-12T09:23:51Z">
              <w:rPr>
                <w:rFonts w:hint="eastAsia"/>
              </w:rPr>
            </w:rPrChange>
          </w:rPr>
          <w:delText>风险类型：</w:delText>
        </w:r>
      </w:del>
      <w:del w:id="217" w:author="Song" w:date="2019-04-12T10:50:22Z">
        <w:r>
          <w:rPr>
            <w:highlight w:val="yellow"/>
            <w:rPrChange w:id="218" w:author="Song" w:date="2019-04-12T09:23:51Z">
              <w:rPr/>
            </w:rPrChange>
          </w:rPr>
          <w:delText xml:space="preserve"> </w:delText>
        </w:r>
      </w:del>
      <w:del w:id="220" w:author="Song" w:date="2019-04-12T10:50:22Z">
        <w:r>
          <w:rPr>
            <w:rFonts w:hint="eastAsia"/>
            <w:highlight w:val="yellow"/>
            <w:rPrChange w:id="221" w:author="Song" w:date="2019-04-12T09:23:51Z">
              <w:rPr>
                <w:rFonts w:hint="eastAsia"/>
              </w:rPr>
            </w:rPrChange>
          </w:rPr>
          <w:delText>注册信息审核风险</w:delText>
        </w:r>
      </w:del>
    </w:p>
    <w:p>
      <w:pPr>
        <w:ind w:firstLine="640"/>
        <w:rPr>
          <w:del w:id="223" w:author="Song" w:date="2019-04-12T10:50:22Z"/>
          <w:highlight w:val="yellow"/>
          <w:rPrChange w:id="224" w:author="Song" w:date="2019-04-12T09:23:51Z">
            <w:rPr>
              <w:del w:id="225" w:author="Song" w:date="2019-04-12T10:50:22Z"/>
            </w:rPr>
          </w:rPrChange>
        </w:rPr>
      </w:pPr>
      <w:del w:id="226" w:author="Song" w:date="2019-04-12T10:50:22Z">
        <w:r>
          <w:rPr>
            <w:rFonts w:hint="eastAsia"/>
            <w:highlight w:val="yellow"/>
            <w:rPrChange w:id="227" w:author="Song" w:date="2019-04-12T09:23:51Z">
              <w:rPr>
                <w:rFonts w:hint="eastAsia"/>
              </w:rPr>
            </w:rPrChange>
          </w:rPr>
          <w:delText>风险描述：联通家庭卫士</w:delText>
        </w:r>
      </w:del>
      <w:del w:id="229" w:author="Song" w:date="2019-04-12T10:50:22Z">
        <w:r>
          <w:rPr>
            <w:rFonts w:hint="cs"/>
            <w:highlight w:val="yellow"/>
            <w:rPrChange w:id="230" w:author="Song" w:date="2019-04-12T09:23:51Z">
              <w:rPr>
                <w:rFonts w:hint="cs"/>
              </w:rPr>
            </w:rPrChange>
          </w:rPr>
          <w:delText>•</w:delText>
        </w:r>
      </w:del>
      <w:del w:id="232" w:author="Song" w:date="2019-04-12T10:50:22Z">
        <w:r>
          <w:rPr>
            <w:rFonts w:hint="eastAsia"/>
            <w:highlight w:val="yellow"/>
            <w:rPrChange w:id="233" w:author="Song" w:date="2019-04-12T09:23:51Z">
              <w:rPr>
                <w:rFonts w:hint="eastAsia"/>
              </w:rPr>
            </w:rPrChange>
          </w:rPr>
          <w:delText>亲子守护业务可以将守护的用户昵称等设置为敏感信息。</w:delText>
        </w:r>
      </w:del>
    </w:p>
    <w:p>
      <w:pPr>
        <w:ind w:firstLine="643"/>
        <w:rPr>
          <w:del w:id="235" w:author="Song" w:date="2019-04-12T10:50:22Z"/>
          <w:rFonts w:hint="eastAsia"/>
          <w:szCs w:val="32"/>
          <w:highlight w:val="yellow"/>
          <w:rPrChange w:id="236" w:author="Song" w:date="2019-04-12T09:23:51Z">
            <w:rPr>
              <w:del w:id="237" w:author="Song" w:date="2019-04-12T10:50:22Z"/>
              <w:rFonts w:hint="eastAsia"/>
              <w:szCs w:val="32"/>
            </w:rPr>
          </w:rPrChange>
        </w:rPr>
      </w:pPr>
      <w:del w:id="238" w:author="Song" w:date="2019-04-12T10:50:22Z">
        <w:r>
          <w:rPr>
            <w:rFonts w:hint="eastAsia" w:ascii="仿宋" w:hAnsi="仿宋" w:eastAsia="仿宋"/>
            <w:b/>
            <w:highlight w:val="yellow"/>
            <w:rPrChange w:id="239" w:author="Song" w:date="2019-04-12T09:23:51Z">
              <w:rPr>
                <w:rFonts w:hint="eastAsia" w:ascii="仿宋" w:hAnsi="仿宋" w:eastAsia="仿宋"/>
                <w:b/>
              </w:rPr>
            </w:rPrChange>
          </w:rPr>
          <w:delText>整改建议：</w:delText>
        </w:r>
      </w:del>
      <w:del w:id="241" w:author="Song" w:date="2019-04-12T10:50:22Z">
        <w:r>
          <w:rPr>
            <w:szCs w:val="32"/>
            <w:highlight w:val="yellow"/>
            <w:rPrChange w:id="242" w:author="Song" w:date="2019-04-12T09:23:51Z">
              <w:rPr>
                <w:szCs w:val="32"/>
              </w:rPr>
            </w:rPrChange>
          </w:rPr>
          <w:delText>建议</w:delText>
        </w:r>
      </w:del>
      <w:del w:id="244" w:author="Song" w:date="2019-04-12T10:50:22Z">
        <w:r>
          <w:rPr>
            <w:rFonts w:hint="eastAsia"/>
            <w:szCs w:val="32"/>
            <w:highlight w:val="yellow"/>
            <w:rPrChange w:id="245" w:author="Song" w:date="2019-04-12T09:23:51Z">
              <w:rPr>
                <w:rFonts w:hint="eastAsia"/>
                <w:szCs w:val="32"/>
              </w:rPr>
            </w:rPrChange>
          </w:rPr>
          <w:delText>对用户个人注册信息</w:delText>
        </w:r>
      </w:del>
      <w:del w:id="247" w:author="Song" w:date="2019-04-12T10:50:22Z">
        <w:r>
          <w:rPr>
            <w:szCs w:val="32"/>
            <w:highlight w:val="yellow"/>
            <w:rPrChange w:id="248" w:author="Song" w:date="2019-04-12T09:23:51Z">
              <w:rPr>
                <w:szCs w:val="32"/>
              </w:rPr>
            </w:rPrChange>
          </w:rPr>
          <w:delText>建立</w:delText>
        </w:r>
      </w:del>
      <w:del w:id="250" w:author="Song" w:date="2019-04-12T10:50:22Z">
        <w:r>
          <w:rPr>
            <w:rFonts w:hint="eastAsia"/>
            <w:szCs w:val="32"/>
            <w:highlight w:val="yellow"/>
            <w:rPrChange w:id="251" w:author="Song" w:date="2019-04-12T09:23:51Z">
              <w:rPr>
                <w:rFonts w:hint="eastAsia"/>
                <w:szCs w:val="32"/>
              </w:rPr>
            </w:rPrChange>
          </w:rPr>
          <w:delText>违法信息监测处置工作机制和技术手段</w:delText>
        </w:r>
      </w:del>
      <w:del w:id="253" w:author="Song" w:date="2019-04-12T10:50:22Z">
        <w:r>
          <w:rPr>
            <w:szCs w:val="32"/>
            <w:highlight w:val="yellow"/>
            <w:rPrChange w:id="254" w:author="Song" w:date="2019-04-12T09:23:51Z">
              <w:rPr>
                <w:szCs w:val="32"/>
              </w:rPr>
            </w:rPrChange>
          </w:rPr>
          <w:delText>，确保</w:delText>
        </w:r>
      </w:del>
      <w:del w:id="256" w:author="Song" w:date="2019-04-12T10:50:22Z">
        <w:r>
          <w:rPr>
            <w:rFonts w:hint="eastAsia"/>
            <w:szCs w:val="32"/>
            <w:highlight w:val="yellow"/>
            <w:rPrChange w:id="257" w:author="Song" w:date="2019-04-12T09:23:51Z">
              <w:rPr>
                <w:rFonts w:hint="eastAsia"/>
                <w:szCs w:val="32"/>
              </w:rPr>
            </w:rPrChange>
          </w:rPr>
          <w:delText>用户的昵称、头像等信息无</w:delText>
        </w:r>
      </w:del>
      <w:del w:id="259" w:author="Song" w:date="2019-04-12T10:50:22Z">
        <w:r>
          <w:rPr>
            <w:szCs w:val="32"/>
            <w:highlight w:val="yellow"/>
            <w:rPrChange w:id="260" w:author="Song" w:date="2019-04-12T09:23:51Z">
              <w:rPr>
                <w:szCs w:val="32"/>
              </w:rPr>
            </w:rPrChange>
          </w:rPr>
          <w:delText>敏感内容。</w:delText>
        </w:r>
      </w:del>
    </w:p>
    <w:p>
      <w:pPr>
        <w:spacing w:line="240" w:lineRule="auto"/>
        <w:ind w:firstLine="0" w:firstLineChars="0"/>
        <w:jc w:val="center"/>
        <w:rPr>
          <w:del w:id="262" w:author="Song" w:date="2019-04-12T10:50:22Z"/>
          <w:rFonts w:hint="eastAsia"/>
          <w:szCs w:val="32"/>
          <w:highlight w:val="yellow"/>
          <w:rPrChange w:id="263" w:author="Song" w:date="2019-04-12T09:23:51Z">
            <w:rPr>
              <w:del w:id="264" w:author="Song" w:date="2019-04-12T10:50:22Z"/>
              <w:rFonts w:hint="eastAsia"/>
              <w:szCs w:val="32"/>
            </w:rPr>
          </w:rPrChange>
        </w:rPr>
      </w:pPr>
      <w:del w:id="265" w:author="Song" w:date="2019-04-12T10:50:22Z">
        <w:r>
          <w:rPr>
            <w:highlight w:val="yellow"/>
            <w:rPrChange w:id="269" w:author="Song" w:date="2019-04-12T09:23:51Z">
              <w:rPr/>
            </w:rPrChange>
          </w:rPr>
          <w:drawing>
            <wp:inline distT="0" distB="0" distL="0" distR="0">
              <wp:extent cx="2150745" cy="2597785"/>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2151376" cy="2598200"/>
                      </a:xfrm>
                      <a:prstGeom prst="rect">
                        <a:avLst/>
                      </a:prstGeom>
                    </pic:spPr>
                  </pic:pic>
                </a:graphicData>
              </a:graphic>
            </wp:inline>
          </w:drawing>
        </w:r>
      </w:del>
    </w:p>
    <w:p>
      <w:pPr>
        <w:ind w:firstLine="640"/>
        <w:rPr>
          <w:szCs w:val="32"/>
        </w:rPr>
      </w:pPr>
      <w:del w:id="271" w:author="Song" w:date="2019-04-12T10:50:25Z">
        <w:r>
          <w:rPr>
            <w:rFonts w:hint="eastAsia"/>
            <w:szCs w:val="32"/>
            <w:lang w:val="en-US"/>
          </w:rPr>
          <w:delText>2</w:delText>
        </w:r>
      </w:del>
      <w:ins w:id="272" w:author="Song" w:date="2019-04-12T10:50:25Z">
        <w:r>
          <w:rPr>
            <w:rFonts w:hint="eastAsia"/>
            <w:szCs w:val="32"/>
            <w:lang w:val="en-US" w:eastAsia="zh-CN"/>
          </w:rPr>
          <w:t>1</w:t>
        </w:r>
      </w:ins>
      <w:r>
        <w:rPr>
          <w:szCs w:val="32"/>
        </w:rPr>
        <w:t>.</w:t>
      </w:r>
      <w:r>
        <w:rPr>
          <w:rFonts w:hint="eastAsia"/>
          <w:szCs w:val="32"/>
        </w:rPr>
        <w:t>违法不良</w:t>
      </w:r>
      <w:r>
        <w:rPr>
          <w:szCs w:val="32"/>
        </w:rPr>
        <w:t>信息传播风险</w:t>
      </w:r>
    </w:p>
    <w:p>
      <w:pPr>
        <w:ind w:firstLine="640"/>
        <w:rPr>
          <w:szCs w:val="32"/>
        </w:rPr>
      </w:pPr>
      <w:r>
        <w:rPr>
          <w:szCs w:val="32"/>
        </w:rPr>
        <w:t>风险类型：</w:t>
      </w:r>
      <w:r>
        <w:rPr>
          <w:rFonts w:hint="eastAsia"/>
          <w:szCs w:val="32"/>
        </w:rPr>
        <w:t>违法不良信息</w:t>
      </w:r>
      <w:r>
        <w:rPr>
          <w:szCs w:val="32"/>
        </w:rPr>
        <w:t>传播风险</w:t>
      </w:r>
    </w:p>
    <w:p>
      <w:pPr>
        <w:ind w:firstLine="640"/>
        <w:rPr>
          <w:szCs w:val="32"/>
        </w:rPr>
      </w:pPr>
      <w:r>
        <w:rPr>
          <w:szCs w:val="32"/>
        </w:rPr>
        <w:t>风险描述：</w:t>
      </w:r>
      <w:r>
        <w:rPr>
          <w:rFonts w:hint="eastAsia"/>
        </w:rPr>
        <w:t>联通家庭卫士</w:t>
      </w:r>
      <w:r>
        <w:rPr>
          <w:rFonts w:hint="cs"/>
        </w:rPr>
        <w:t>•</w:t>
      </w:r>
      <w:r>
        <w:rPr>
          <w:rFonts w:hint="eastAsia"/>
        </w:rPr>
        <w:t>亲子守护业务引入第三方新闻推荐内容</w:t>
      </w:r>
      <w:r>
        <w:rPr>
          <w:rFonts w:hint="eastAsia"/>
          <w:szCs w:val="32"/>
        </w:rPr>
        <w:t>，尚未建立审核机制，存在违法不良信息传播风险。</w:t>
      </w:r>
    </w:p>
    <w:p>
      <w:pPr>
        <w:ind w:firstLine="640"/>
        <w:rPr>
          <w:rFonts w:hint="eastAsia"/>
          <w:szCs w:val="32"/>
        </w:rPr>
      </w:pPr>
      <w:r>
        <w:rPr>
          <w:szCs w:val="32"/>
        </w:rPr>
        <w:t>整改建议：建议</w:t>
      </w:r>
      <w:r>
        <w:rPr>
          <w:rFonts w:hint="eastAsia"/>
          <w:szCs w:val="32"/>
        </w:rPr>
        <w:t>对引入的第三方新闻推荐内容</w:t>
      </w:r>
      <w:r>
        <w:rPr>
          <w:szCs w:val="32"/>
        </w:rPr>
        <w:t>建立</w:t>
      </w:r>
      <w:r>
        <w:rPr>
          <w:rFonts w:hint="eastAsia"/>
          <w:szCs w:val="32"/>
        </w:rPr>
        <w:t>先审后发机制，并建立完善违法信息监测处置工作机制和技术手段</w:t>
      </w:r>
      <w:r>
        <w:rPr>
          <w:szCs w:val="32"/>
        </w:rPr>
        <w:t>，</w:t>
      </w:r>
      <w:r>
        <w:rPr>
          <w:rFonts w:hint="eastAsia"/>
          <w:szCs w:val="32"/>
        </w:rPr>
        <w:t>降低违法不良信息传播风险</w:t>
      </w:r>
      <w:r>
        <w:rPr>
          <w:szCs w:val="32"/>
        </w:rPr>
        <w:t>。</w:t>
      </w:r>
    </w:p>
    <w:p>
      <w:pPr>
        <w:spacing w:line="240" w:lineRule="auto"/>
        <w:ind w:firstLine="0" w:firstLineChars="0"/>
        <w:jc w:val="center"/>
      </w:pPr>
      <w:r>
        <w:drawing>
          <wp:inline distT="0" distB="0" distL="0" distR="0">
            <wp:extent cx="1724025" cy="25393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1731555" cy="2550832"/>
                    </a:xfrm>
                    <a:prstGeom prst="rect">
                      <a:avLst/>
                    </a:prstGeom>
                  </pic:spPr>
                </pic:pic>
              </a:graphicData>
            </a:graphic>
          </wp:inline>
        </w:drawing>
      </w:r>
    </w:p>
    <w:p>
      <w:pPr>
        <w:pStyle w:val="3"/>
      </w:pPr>
      <w:bookmarkStart w:id="29" w:name="_Toc529524277"/>
      <w:r>
        <w:rPr>
          <w:rFonts w:hint="eastAsia"/>
        </w:rPr>
        <w:t>业务平台安全风险评估结果</w:t>
      </w:r>
      <w:bookmarkEnd w:id="29"/>
    </w:p>
    <w:p>
      <w:pPr>
        <w:ind w:firstLine="640"/>
      </w:pPr>
      <w:r>
        <w:rPr>
          <w:rFonts w:hint="eastAsia"/>
        </w:rPr>
        <w:t>1. 合作风险</w:t>
      </w:r>
    </w:p>
    <w:p>
      <w:pPr>
        <w:ind w:firstLine="640"/>
      </w:pPr>
      <w:r>
        <w:rPr>
          <w:rFonts w:hint="eastAsia"/>
        </w:rPr>
        <w:t>风险类型：合作风险</w:t>
      </w:r>
    </w:p>
    <w:p>
      <w:pPr>
        <w:ind w:firstLine="640"/>
      </w:pPr>
      <w:r>
        <w:rPr>
          <w:rFonts w:hint="eastAsia"/>
        </w:rPr>
        <w:t>风险描述：尚未建立对第三方合作单位安全保障能力评估机制，但通过访谈以及核查相关文档，未发现联通家庭卫士</w:t>
      </w:r>
      <w:r>
        <w:rPr>
          <w:rFonts w:hint="cs"/>
        </w:rPr>
        <w:t>•</w:t>
      </w:r>
      <w:r>
        <w:rPr>
          <w:rFonts w:hint="eastAsia"/>
        </w:rPr>
        <w:t>亲子守护业务对合作方开展信息安全保障能力评估</w:t>
      </w:r>
    </w:p>
    <w:p>
      <w:pPr>
        <w:ind w:firstLine="643"/>
      </w:pPr>
      <w:r>
        <w:rPr>
          <w:rFonts w:hint="eastAsia" w:ascii="仿宋" w:hAnsi="仿宋" w:eastAsia="仿宋"/>
          <w:b/>
        </w:rPr>
        <w:t xml:space="preserve">整改建议: </w:t>
      </w:r>
      <w:r>
        <w:rPr>
          <w:rFonts w:hint="eastAsia"/>
        </w:rPr>
        <w:t>建议联通在线公司建立对合作单位信息安全保障能力评估机制，评估合作企业的信息安全管理工作及保障措施能否满足相关法律法规要求、能否保障业务的信息安全。</w:t>
      </w:r>
    </w:p>
    <w:p>
      <w:pPr>
        <w:ind w:firstLine="640"/>
        <w:rPr>
          <w:del w:id="273" w:author="Song" w:date="2019-04-12T10:50:32Z"/>
          <w:highlight w:val="yellow"/>
          <w:rPrChange w:id="274" w:author="Song" w:date="2019-04-12T09:31:30Z">
            <w:rPr>
              <w:del w:id="275" w:author="Song" w:date="2019-04-12T10:50:32Z"/>
            </w:rPr>
          </w:rPrChange>
        </w:rPr>
      </w:pPr>
      <w:del w:id="276" w:author="Song" w:date="2019-04-12T10:50:32Z">
        <w:r>
          <w:rPr>
            <w:highlight w:val="yellow"/>
            <w:rPrChange w:id="277" w:author="Song" w:date="2019-04-12T09:31:30Z">
              <w:rPr/>
            </w:rPrChange>
          </w:rPr>
          <w:fldChar w:fldCharType="begin"/>
        </w:r>
      </w:del>
      <w:del w:id="279" w:author="Song" w:date="2019-04-12T10:50:32Z">
        <w:r>
          <w:rPr>
            <w:highlight w:val="yellow"/>
            <w:rPrChange w:id="280" w:author="Song" w:date="2019-04-12T09:31:30Z">
              <w:rPr/>
            </w:rPrChange>
          </w:rPr>
          <w:delInstrText xml:space="preserve"> </w:delInstrText>
        </w:r>
      </w:del>
      <w:del w:id="282" w:author="Song" w:date="2019-04-12T10:50:32Z">
        <w:r>
          <w:rPr>
            <w:rFonts w:hint="eastAsia"/>
            <w:highlight w:val="yellow"/>
            <w:rPrChange w:id="283" w:author="Song" w:date="2019-04-12T09:31:30Z">
              <w:rPr>
                <w:rFonts w:hint="eastAsia"/>
              </w:rPr>
            </w:rPrChange>
          </w:rPr>
          <w:delInstrText xml:space="preserve">= 2 \* Arabic</w:delInstrText>
        </w:r>
      </w:del>
      <w:del w:id="285" w:author="Song" w:date="2019-04-12T10:50:32Z">
        <w:r>
          <w:rPr>
            <w:highlight w:val="yellow"/>
            <w:rPrChange w:id="286" w:author="Song" w:date="2019-04-12T09:31:30Z">
              <w:rPr/>
            </w:rPrChange>
          </w:rPr>
          <w:delInstrText xml:space="preserve"> </w:delInstrText>
        </w:r>
      </w:del>
      <w:del w:id="288" w:author="Song" w:date="2019-04-12T10:50:32Z">
        <w:r>
          <w:rPr>
            <w:highlight w:val="yellow"/>
            <w:rPrChange w:id="289" w:author="Song" w:date="2019-04-12T09:31:30Z">
              <w:rPr/>
            </w:rPrChange>
          </w:rPr>
          <w:fldChar w:fldCharType="separate"/>
        </w:r>
      </w:del>
      <w:del w:id="291" w:author="Song" w:date="2019-04-12T10:50:32Z">
        <w:r>
          <w:rPr>
            <w:highlight w:val="yellow"/>
            <w:rPrChange w:id="292" w:author="Song" w:date="2019-04-12T09:31:30Z">
              <w:rPr/>
            </w:rPrChange>
          </w:rPr>
          <w:delText>2</w:delText>
        </w:r>
      </w:del>
      <w:del w:id="294" w:author="Song" w:date="2019-04-12T10:50:32Z">
        <w:r>
          <w:rPr>
            <w:highlight w:val="yellow"/>
            <w:rPrChange w:id="295" w:author="Song" w:date="2019-04-12T09:31:30Z">
              <w:rPr/>
            </w:rPrChange>
          </w:rPr>
          <w:fldChar w:fldCharType="end"/>
        </w:r>
      </w:del>
      <w:del w:id="297" w:author="Song" w:date="2019-04-12T10:50:32Z">
        <w:r>
          <w:rPr>
            <w:highlight w:val="yellow"/>
            <w:rPrChange w:id="298" w:author="Song" w:date="2019-04-12T09:31:30Z">
              <w:rPr/>
            </w:rPrChange>
          </w:rPr>
          <w:delText xml:space="preserve">. </w:delText>
        </w:r>
      </w:del>
      <w:del w:id="300" w:author="Song" w:date="2019-04-12T10:50:32Z">
        <w:r>
          <w:rPr>
            <w:rFonts w:hint="eastAsia"/>
            <w:highlight w:val="yellow"/>
            <w:rPrChange w:id="301" w:author="Song" w:date="2019-04-12T09:31:30Z">
              <w:rPr>
                <w:rFonts w:hint="eastAsia"/>
              </w:rPr>
            </w:rPrChange>
          </w:rPr>
          <w:delText xml:space="preserve"> 敏感数据明文传输风险</w:delText>
        </w:r>
      </w:del>
    </w:p>
    <w:p>
      <w:pPr>
        <w:ind w:firstLine="640"/>
        <w:rPr>
          <w:del w:id="303" w:author="Song" w:date="2019-04-12T10:50:32Z"/>
          <w:highlight w:val="yellow"/>
          <w:rPrChange w:id="304" w:author="Song" w:date="2019-04-12T09:31:30Z">
            <w:rPr>
              <w:del w:id="305" w:author="Song" w:date="2019-04-12T10:50:32Z"/>
            </w:rPr>
          </w:rPrChange>
        </w:rPr>
      </w:pPr>
      <w:del w:id="306" w:author="Song" w:date="2019-04-12T10:50:32Z">
        <w:r>
          <w:rPr>
            <w:rFonts w:hint="eastAsia"/>
            <w:highlight w:val="yellow"/>
            <w:rPrChange w:id="307" w:author="Song" w:date="2019-04-12T09:31:30Z">
              <w:rPr>
                <w:rFonts w:hint="eastAsia"/>
              </w:rPr>
            </w:rPrChange>
          </w:rPr>
          <w:delText>风险类型：敏感数据明文传输</w:delText>
        </w:r>
      </w:del>
    </w:p>
    <w:p>
      <w:pPr>
        <w:ind w:firstLine="640"/>
        <w:rPr>
          <w:del w:id="309" w:author="Song" w:date="2019-04-12T10:50:32Z"/>
          <w:highlight w:val="yellow"/>
          <w:rPrChange w:id="310" w:author="Song" w:date="2019-04-12T09:31:30Z">
            <w:rPr>
              <w:del w:id="311" w:author="Song" w:date="2019-04-12T10:50:32Z"/>
            </w:rPr>
          </w:rPrChange>
        </w:rPr>
      </w:pPr>
      <w:del w:id="312" w:author="Song" w:date="2019-04-12T10:50:32Z">
        <w:r>
          <w:rPr>
            <w:rFonts w:hint="eastAsia"/>
            <w:highlight w:val="yellow"/>
            <w:rPrChange w:id="313" w:author="Song" w:date="2019-04-12T09:31:30Z">
              <w:rPr>
                <w:rFonts w:hint="eastAsia"/>
              </w:rPr>
            </w:rPrChange>
          </w:rPr>
          <w:delText>风险描述：业务后台管理系统采用了HTTP传输协议，未采取加密传输，攻击者或者其他恶意用户通过网络窃听正常用户登陆过程，获取用户登陆的用户名和密码，冒充合法用户登陆，通过利用这个弱点提升在系统中的访问权限，从而严重的影响系统的完整性、可靠性。</w:delText>
        </w:r>
      </w:del>
    </w:p>
    <w:p>
      <w:pPr>
        <w:ind w:firstLine="643"/>
        <w:rPr>
          <w:del w:id="315" w:author="Song" w:date="2019-04-12T10:50:32Z"/>
          <w:rFonts w:hint="eastAsia"/>
          <w:highlight w:val="yellow"/>
          <w:rPrChange w:id="316" w:author="Song" w:date="2019-04-12T09:31:30Z">
            <w:rPr>
              <w:del w:id="317" w:author="Song" w:date="2019-04-12T10:50:32Z"/>
              <w:rFonts w:hint="eastAsia"/>
            </w:rPr>
          </w:rPrChange>
        </w:rPr>
      </w:pPr>
      <w:del w:id="318" w:author="Song" w:date="2019-04-12T10:50:32Z">
        <w:r>
          <w:rPr>
            <w:rFonts w:hint="eastAsia" w:ascii="仿宋" w:hAnsi="仿宋" w:eastAsia="仿宋"/>
            <w:b/>
            <w:highlight w:val="yellow"/>
            <w:rPrChange w:id="319" w:author="Song" w:date="2019-04-12T09:31:30Z">
              <w:rPr>
                <w:rFonts w:hint="eastAsia" w:ascii="仿宋" w:hAnsi="仿宋" w:eastAsia="仿宋"/>
                <w:b/>
              </w:rPr>
            </w:rPrChange>
          </w:rPr>
          <w:delText>整改建议：</w:delText>
        </w:r>
      </w:del>
      <w:del w:id="321" w:author="Song" w:date="2019-04-12T10:50:32Z">
        <w:r>
          <w:rPr>
            <w:rFonts w:hint="eastAsia"/>
            <w:highlight w:val="yellow"/>
            <w:rPrChange w:id="322" w:author="Song" w:date="2019-04-12T09:31:30Z">
              <w:rPr>
                <w:rFonts w:hint="eastAsia"/>
              </w:rPr>
            </w:rPrChange>
          </w:rPr>
          <w:delText>以HTTPS代替HTTP协议，建议启用WEB服务器的HTTPS功能，在原有HTTP登陆界面上设置自动转向以HTTPS协议访问系统登录页面。如果因为业务需求无法使用HTTPS协议，建议在页面认证信息传输之前先对认证信息实现加密。</w:delText>
        </w:r>
      </w:del>
    </w:p>
    <w:p>
      <w:pPr>
        <w:spacing w:line="240" w:lineRule="auto"/>
        <w:ind w:firstLine="0" w:firstLineChars="0"/>
        <w:jc w:val="center"/>
        <w:rPr>
          <w:del w:id="324" w:author="Song" w:date="2019-04-12T10:50:32Z"/>
          <w:highlight w:val="yellow"/>
          <w:rPrChange w:id="325" w:author="Song" w:date="2019-04-12T09:31:30Z">
            <w:rPr>
              <w:del w:id="326" w:author="Song" w:date="2019-04-12T10:50:32Z"/>
            </w:rPr>
          </w:rPrChange>
        </w:rPr>
      </w:pPr>
      <w:del w:id="327" w:author="Song" w:date="2019-04-12T10:50:32Z">
        <w:r>
          <w:rPr>
            <w:highlight w:val="yellow"/>
            <w:rPrChange w:id="331" w:author="Song" w:date="2019-04-12T09:31:30Z">
              <w:rPr/>
            </w:rPrChange>
          </w:rPr>
          <w:drawing>
            <wp:inline distT="0" distB="0" distL="114300" distR="114300">
              <wp:extent cx="4953000" cy="12255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rcRect b="44309"/>
                      <a:stretch>
                        <a:fillRect/>
                      </a:stretch>
                    </pic:blipFill>
                    <pic:spPr>
                      <a:xfrm>
                        <a:off x="0" y="0"/>
                        <a:ext cx="4955986" cy="1226721"/>
                      </a:xfrm>
                      <a:prstGeom prst="rect">
                        <a:avLst/>
                      </a:prstGeom>
                      <a:noFill/>
                      <a:ln>
                        <a:noFill/>
                      </a:ln>
                    </pic:spPr>
                  </pic:pic>
                </a:graphicData>
              </a:graphic>
            </wp:inline>
          </w:drawing>
        </w:r>
      </w:del>
    </w:p>
    <w:p>
      <w:pPr>
        <w:ind w:firstLine="640"/>
        <w:rPr>
          <w:del w:id="333" w:author="Song" w:date="2019-04-12T10:50:32Z"/>
          <w:highlight w:val="yellow"/>
          <w:rPrChange w:id="334" w:author="Song" w:date="2019-04-12T09:31:30Z">
            <w:rPr>
              <w:del w:id="335" w:author="Song" w:date="2019-04-12T10:50:32Z"/>
            </w:rPr>
          </w:rPrChange>
        </w:rPr>
      </w:pPr>
      <w:del w:id="336" w:author="Song" w:date="2019-04-12T10:50:32Z">
        <w:r>
          <w:rPr>
            <w:highlight w:val="yellow"/>
            <w:rPrChange w:id="337" w:author="Song" w:date="2019-04-12T09:31:30Z">
              <w:rPr/>
            </w:rPrChange>
          </w:rPr>
          <w:fldChar w:fldCharType="begin"/>
        </w:r>
      </w:del>
      <w:del w:id="339" w:author="Song" w:date="2019-04-12T10:50:32Z">
        <w:r>
          <w:rPr>
            <w:highlight w:val="yellow"/>
            <w:rPrChange w:id="340" w:author="Song" w:date="2019-04-12T09:31:30Z">
              <w:rPr/>
            </w:rPrChange>
          </w:rPr>
          <w:delInstrText xml:space="preserve"> </w:delInstrText>
        </w:r>
      </w:del>
      <w:del w:id="342" w:author="Song" w:date="2019-04-12T10:50:32Z">
        <w:r>
          <w:rPr>
            <w:rFonts w:hint="eastAsia"/>
            <w:highlight w:val="yellow"/>
            <w:rPrChange w:id="343" w:author="Song" w:date="2019-04-12T09:31:30Z">
              <w:rPr>
                <w:rFonts w:hint="eastAsia"/>
              </w:rPr>
            </w:rPrChange>
          </w:rPr>
          <w:delInstrText xml:space="preserve">= 3 \* Arabic</w:delInstrText>
        </w:r>
      </w:del>
      <w:del w:id="345" w:author="Song" w:date="2019-04-12T10:50:32Z">
        <w:r>
          <w:rPr>
            <w:highlight w:val="yellow"/>
            <w:rPrChange w:id="346" w:author="Song" w:date="2019-04-12T09:31:30Z">
              <w:rPr/>
            </w:rPrChange>
          </w:rPr>
          <w:delInstrText xml:space="preserve"> </w:delInstrText>
        </w:r>
      </w:del>
      <w:del w:id="348" w:author="Song" w:date="2019-04-12T10:50:32Z">
        <w:r>
          <w:rPr>
            <w:highlight w:val="yellow"/>
            <w:rPrChange w:id="349" w:author="Song" w:date="2019-04-12T09:31:30Z">
              <w:rPr/>
            </w:rPrChange>
          </w:rPr>
          <w:fldChar w:fldCharType="separate"/>
        </w:r>
      </w:del>
      <w:del w:id="351" w:author="Song" w:date="2019-04-12T10:50:32Z">
        <w:r>
          <w:rPr>
            <w:highlight w:val="yellow"/>
            <w:rPrChange w:id="352" w:author="Song" w:date="2019-04-12T09:31:30Z">
              <w:rPr/>
            </w:rPrChange>
          </w:rPr>
          <w:delText>3</w:delText>
        </w:r>
      </w:del>
      <w:del w:id="354" w:author="Song" w:date="2019-04-12T10:50:32Z">
        <w:r>
          <w:rPr>
            <w:highlight w:val="yellow"/>
            <w:rPrChange w:id="355" w:author="Song" w:date="2019-04-12T09:31:30Z">
              <w:rPr/>
            </w:rPrChange>
          </w:rPr>
          <w:fldChar w:fldCharType="end"/>
        </w:r>
      </w:del>
      <w:del w:id="357" w:author="Song" w:date="2019-04-12T10:50:32Z">
        <w:r>
          <w:rPr>
            <w:rFonts w:hint="eastAsia"/>
            <w:highlight w:val="yellow"/>
            <w:rPrChange w:id="358" w:author="Song" w:date="2019-04-12T09:31:30Z">
              <w:rPr>
                <w:rFonts w:hint="eastAsia"/>
              </w:rPr>
            </w:rPrChange>
          </w:rPr>
          <w:delText>.</w:delText>
        </w:r>
      </w:del>
      <w:del w:id="360" w:author="Song" w:date="2019-04-12T10:50:32Z">
        <w:r>
          <w:rPr>
            <w:highlight w:val="yellow"/>
            <w:rPrChange w:id="361" w:author="Song" w:date="2019-04-12T09:31:30Z">
              <w:rPr/>
            </w:rPrChange>
          </w:rPr>
          <w:delText xml:space="preserve"> </w:delText>
        </w:r>
      </w:del>
      <w:del w:id="363" w:author="Song" w:date="2019-04-12T10:50:32Z">
        <w:r>
          <w:rPr>
            <w:rFonts w:hint="eastAsia"/>
            <w:highlight w:val="yellow"/>
            <w:rPrChange w:id="364" w:author="Song" w:date="2019-04-12T09:31:30Z">
              <w:rPr>
                <w:rFonts w:hint="eastAsia"/>
              </w:rPr>
            </w:rPrChange>
          </w:rPr>
          <w:delText>网络安全漏洞风险</w:delText>
        </w:r>
      </w:del>
    </w:p>
    <w:p>
      <w:pPr>
        <w:ind w:firstLine="640"/>
        <w:rPr>
          <w:del w:id="366" w:author="Song" w:date="2019-04-12T10:50:32Z"/>
          <w:highlight w:val="yellow"/>
          <w:rPrChange w:id="367" w:author="Song" w:date="2019-04-12T09:31:30Z">
            <w:rPr>
              <w:del w:id="368" w:author="Song" w:date="2019-04-12T10:50:32Z"/>
            </w:rPr>
          </w:rPrChange>
        </w:rPr>
      </w:pPr>
      <w:del w:id="369" w:author="Song" w:date="2019-04-12T10:50:32Z">
        <w:r>
          <w:rPr>
            <w:rFonts w:hint="eastAsia"/>
            <w:highlight w:val="yellow"/>
            <w:rPrChange w:id="370" w:author="Song" w:date="2019-04-12T09:31:30Z">
              <w:rPr>
                <w:rFonts w:hint="eastAsia"/>
              </w:rPr>
            </w:rPrChange>
          </w:rPr>
          <w:delText>风险类型：网络安全漏洞风险</w:delText>
        </w:r>
      </w:del>
    </w:p>
    <w:p>
      <w:pPr>
        <w:ind w:firstLine="640"/>
        <w:rPr>
          <w:del w:id="372" w:author="Song" w:date="2019-04-12T10:50:32Z"/>
          <w:highlight w:val="yellow"/>
          <w:rPrChange w:id="373" w:author="Song" w:date="2019-04-12T09:31:37Z">
            <w:rPr>
              <w:del w:id="374" w:author="Song" w:date="2019-04-12T10:50:32Z"/>
            </w:rPr>
          </w:rPrChange>
        </w:rPr>
      </w:pPr>
      <w:del w:id="375" w:author="Song" w:date="2019-04-12T10:50:32Z">
        <w:r>
          <w:rPr>
            <w:rFonts w:hint="eastAsia"/>
            <w:highlight w:val="yellow"/>
            <w:rPrChange w:id="376" w:author="Song" w:date="2019-04-12T09:31:30Z">
              <w:rPr>
                <w:rFonts w:hint="eastAsia"/>
              </w:rPr>
            </w:rPrChange>
          </w:rPr>
          <w:delText>风险描述：联通家庭卫士</w:delText>
        </w:r>
      </w:del>
      <w:del w:id="378" w:author="Song" w:date="2019-04-12T10:50:32Z">
        <w:r>
          <w:rPr>
            <w:rFonts w:hint="cs"/>
            <w:highlight w:val="yellow"/>
            <w:rPrChange w:id="379" w:author="Song" w:date="2019-04-12T09:31:30Z">
              <w:rPr>
                <w:rFonts w:hint="cs"/>
              </w:rPr>
            </w:rPrChange>
          </w:rPr>
          <w:delText>•</w:delText>
        </w:r>
      </w:del>
      <w:del w:id="381" w:author="Song" w:date="2019-04-12T10:50:32Z">
        <w:r>
          <w:rPr>
            <w:rFonts w:hint="eastAsia"/>
            <w:highlight w:val="yellow"/>
            <w:rPrChange w:id="382" w:author="Song" w:date="2019-04-12T09:31:30Z">
              <w:rPr>
                <w:rFonts w:hint="eastAsia"/>
              </w:rPr>
            </w:rPrChange>
          </w:rPr>
          <w:delText>亲子守护后台管理系统漏扫发现</w:delText>
        </w:r>
      </w:del>
      <w:del w:id="384" w:author="Song" w:date="2019-04-12T10:50:32Z">
        <w:r>
          <w:rPr>
            <w:rFonts w:hint="eastAsia"/>
            <w:highlight w:val="yellow"/>
            <w:rPrChange w:id="385" w:author="Song" w:date="2019-04-12T09:31:37Z">
              <w:rPr>
                <w:rFonts w:hint="eastAsia"/>
              </w:rPr>
            </w:rPrChange>
          </w:rPr>
          <w:delText>3个高危漏洞，详见附件二。</w:delText>
        </w:r>
      </w:del>
    </w:p>
    <w:p>
      <w:pPr>
        <w:ind w:firstLine="643"/>
        <w:rPr>
          <w:del w:id="387" w:author="Song" w:date="2019-04-12T10:50:32Z"/>
          <w:highlight w:val="yellow"/>
          <w:rPrChange w:id="388" w:author="Song" w:date="2019-04-12T09:31:37Z">
            <w:rPr>
              <w:del w:id="389" w:author="Song" w:date="2019-04-12T10:50:32Z"/>
            </w:rPr>
          </w:rPrChange>
        </w:rPr>
      </w:pPr>
      <w:del w:id="390" w:author="Song" w:date="2019-04-12T10:50:32Z">
        <w:r>
          <w:rPr>
            <w:rFonts w:hint="eastAsia" w:ascii="仿宋" w:hAnsi="仿宋" w:eastAsia="仿宋"/>
            <w:b/>
            <w:highlight w:val="yellow"/>
            <w:rPrChange w:id="391" w:author="Song" w:date="2019-04-12T09:31:37Z">
              <w:rPr>
                <w:rFonts w:hint="eastAsia" w:ascii="仿宋" w:hAnsi="仿宋" w:eastAsia="仿宋"/>
                <w:b/>
              </w:rPr>
            </w:rPrChange>
          </w:rPr>
          <w:delText>整改建议：</w:delText>
        </w:r>
      </w:del>
      <w:del w:id="393" w:author="Song" w:date="2019-04-12T10:50:32Z">
        <w:r>
          <w:rPr>
            <w:rFonts w:hint="eastAsia"/>
            <w:highlight w:val="yellow"/>
            <w:rPrChange w:id="394" w:author="Song" w:date="2019-04-12T09:31:37Z">
              <w:rPr>
                <w:rFonts w:hint="eastAsia"/>
              </w:rPr>
            </w:rPrChange>
          </w:rPr>
          <w:delText>详见附件二。</w:delText>
        </w:r>
      </w:del>
    </w:p>
    <w:p>
      <w:pPr>
        <w:pStyle w:val="3"/>
      </w:pPr>
      <w:bookmarkStart w:id="30" w:name="_Toc529524278"/>
      <w:r>
        <w:rPr>
          <w:rFonts w:hint="eastAsia"/>
        </w:rPr>
        <w:t>业务运行安全风险评估结果</w:t>
      </w:r>
      <w:bookmarkEnd w:id="30"/>
    </w:p>
    <w:p>
      <w:pPr>
        <w:ind w:firstLine="640"/>
        <w:rPr>
          <w:del w:id="396" w:author="Song" w:date="2019-04-12T10:04:14Z"/>
        </w:rPr>
      </w:pPr>
      <w:del w:id="397" w:author="Song" w:date="2019-04-12T10:04:14Z">
        <w:r>
          <w:rPr>
            <w:rFonts w:hint="eastAsia"/>
          </w:rPr>
          <w:delText>1.业务登陆未实时告知</w:delText>
        </w:r>
      </w:del>
    </w:p>
    <w:p>
      <w:pPr>
        <w:ind w:firstLine="640"/>
        <w:rPr>
          <w:del w:id="398" w:author="Song" w:date="2019-04-12T10:04:14Z"/>
        </w:rPr>
      </w:pPr>
      <w:del w:id="399" w:author="Song" w:date="2019-04-12T10:04:14Z">
        <w:r>
          <w:rPr>
            <w:rFonts w:hint="eastAsia"/>
          </w:rPr>
          <w:delText>风险类型：业务登陆未实时告知</w:delText>
        </w:r>
      </w:del>
    </w:p>
    <w:p>
      <w:pPr>
        <w:ind w:firstLine="640"/>
        <w:rPr>
          <w:del w:id="400" w:author="Song" w:date="2019-04-12T10:04:14Z"/>
        </w:rPr>
      </w:pPr>
      <w:del w:id="401" w:author="Song" w:date="2019-04-12T10:04:14Z">
        <w:r>
          <w:rPr>
            <w:rFonts w:hint="eastAsia"/>
          </w:rPr>
          <w:delText>风险类型：业务未通过短信提示、下发验证码二次确认等方式，强化业务登录行为的实时告知</w:delText>
        </w:r>
      </w:del>
    </w:p>
    <w:p>
      <w:pPr>
        <w:spacing w:line="240" w:lineRule="auto"/>
        <w:ind w:firstLine="0" w:firstLineChars="0"/>
        <w:jc w:val="center"/>
        <w:rPr>
          <w:del w:id="402" w:author="Song" w:date="2019-04-12T10:04:14Z"/>
        </w:rPr>
      </w:pPr>
      <w:del w:id="403" w:author="Song" w:date="2019-04-12T10:04:14Z">
        <w:r>
          <w:rPr/>
          <w:drawing>
            <wp:inline distT="0" distB="0" distL="0" distR="0">
              <wp:extent cx="4591050" cy="2344420"/>
              <wp:effectExtent l="0" t="0" r="0" b="0"/>
              <wp:docPr id="23" name="图片 23" descr="C:\Users\Jack_Lee\Desktop\联通家庭卫士\评估报告相关\现场测试截图\后台管理登陆界面-未加密无动态验证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Jack_Lee\Desktop\联通家庭卫士\评估报告相关\现场测试截图\后台管理登陆界面-未加密无动态验证码.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596636" cy="2347544"/>
                      </a:xfrm>
                      <a:prstGeom prst="rect">
                        <a:avLst/>
                      </a:prstGeom>
                      <a:noFill/>
                      <a:ln>
                        <a:noFill/>
                      </a:ln>
                    </pic:spPr>
                  </pic:pic>
                </a:graphicData>
              </a:graphic>
            </wp:inline>
          </w:drawing>
        </w:r>
      </w:del>
    </w:p>
    <w:p>
      <w:pPr>
        <w:ind w:firstLine="643"/>
        <w:rPr>
          <w:del w:id="405" w:author="Song" w:date="2019-04-12T10:04:14Z"/>
        </w:rPr>
      </w:pPr>
      <w:del w:id="406" w:author="Song" w:date="2019-04-12T10:04:14Z">
        <w:r>
          <w:rPr>
            <w:rFonts w:hint="eastAsia" w:ascii="仿宋" w:hAnsi="仿宋" w:eastAsia="仿宋"/>
            <w:b/>
          </w:rPr>
          <w:delText>整改建议：</w:delText>
        </w:r>
      </w:del>
      <w:del w:id="407" w:author="Song" w:date="2019-04-12T10:04:14Z">
        <w:r>
          <w:rPr>
            <w:rFonts w:hint="eastAsia"/>
          </w:rPr>
          <w:delText>建议在条件允许的情况下，通过短信验证码等二次确认方式，强化业务登陆的实时告知。</w:delText>
        </w:r>
      </w:del>
    </w:p>
    <w:p>
      <w:pPr>
        <w:ind w:firstLine="640"/>
        <w:rPr>
          <w:del w:id="408" w:author="Song" w:date="2019-04-12T10:04:14Z"/>
        </w:rPr>
      </w:pPr>
      <w:del w:id="409" w:author="Song" w:date="2019-04-12T10:04:14Z">
        <w:r>
          <w:rPr>
            <w:rFonts w:hint="eastAsia"/>
          </w:rPr>
          <w:delText>2、未对高权限账户的使用做出限制</w:delText>
        </w:r>
      </w:del>
    </w:p>
    <w:p>
      <w:pPr>
        <w:ind w:firstLine="640"/>
        <w:rPr>
          <w:del w:id="410" w:author="Song" w:date="2019-04-12T10:04:14Z"/>
        </w:rPr>
      </w:pPr>
      <w:del w:id="411" w:author="Song" w:date="2019-04-12T10:04:14Z">
        <w:r>
          <w:rPr>
            <w:rFonts w:hint="eastAsia"/>
          </w:rPr>
          <w:delText>风险类型：未对高权限账户的使用做出限制</w:delText>
        </w:r>
      </w:del>
    </w:p>
    <w:p>
      <w:pPr>
        <w:ind w:firstLine="640"/>
        <w:rPr>
          <w:del w:id="412" w:author="Song" w:date="2019-04-12T10:04:14Z"/>
        </w:rPr>
      </w:pPr>
      <w:del w:id="413" w:author="Song" w:date="2019-04-12T10:04:14Z">
        <w:r>
          <w:rPr>
            <w:rFonts w:hint="eastAsia"/>
          </w:rPr>
          <w:delText>风险描述：实际测试发现，联通家庭卫士</w:delText>
        </w:r>
      </w:del>
      <w:del w:id="414" w:author="Song" w:date="2019-04-12T10:04:14Z">
        <w:r>
          <w:rPr>
            <w:rFonts w:hint="cs"/>
          </w:rPr>
          <w:delText>•</w:delText>
        </w:r>
      </w:del>
      <w:del w:id="415" w:author="Song" w:date="2019-04-12T10:04:14Z">
        <w:r>
          <w:rPr>
            <w:rFonts w:hint="eastAsia"/>
          </w:rPr>
          <w:delText>亲子守护后台管理系统无额外的物理验证设备、限制登陆IP或登陆设备手段等对超级账户或高权限账户的使用做出限制</w:delText>
        </w:r>
      </w:del>
    </w:p>
    <w:p>
      <w:pPr>
        <w:ind w:firstLine="643"/>
        <w:rPr>
          <w:del w:id="416" w:author="Song" w:date="2019-04-12T10:04:14Z"/>
        </w:rPr>
      </w:pPr>
      <w:del w:id="417" w:author="Song" w:date="2019-04-12T10:04:14Z">
        <w:r>
          <w:rPr>
            <w:rFonts w:hint="eastAsia" w:ascii="仿宋" w:hAnsi="仿宋" w:eastAsia="仿宋"/>
            <w:b/>
          </w:rPr>
          <w:delText>整改建议：</w:delText>
        </w:r>
      </w:del>
      <w:del w:id="418" w:author="Song" w:date="2019-04-12T10:04:14Z">
        <w:r>
          <w:rPr>
            <w:rFonts w:hint="eastAsia"/>
          </w:rPr>
          <w:delText>建议对采用物理验证设备、限制登陆IP或登陆设备手段等对超级账户或高权限账户的使用做出限制。</w:delText>
        </w:r>
      </w:del>
    </w:p>
    <w:p>
      <w:pPr>
        <w:ind w:firstLine="640"/>
      </w:pPr>
      <w:r>
        <w:rPr>
          <w:rFonts w:hint="eastAsia"/>
        </w:rPr>
        <w:t>3.业务规则风险</w:t>
      </w:r>
    </w:p>
    <w:p>
      <w:pPr>
        <w:ind w:firstLine="640"/>
      </w:pPr>
      <w:r>
        <w:rPr>
          <w:rFonts w:hint="eastAsia"/>
        </w:rPr>
        <w:t>风险类型：业务规则风险</w:t>
      </w:r>
    </w:p>
    <w:p>
      <w:pPr>
        <w:ind w:firstLine="640"/>
      </w:pPr>
      <w:r>
        <w:rPr>
          <w:rFonts w:hint="eastAsia"/>
        </w:rPr>
        <w:t>风险描述：联通家庭卫士</w:t>
      </w:r>
      <w:r>
        <w:rPr>
          <w:rFonts w:hint="cs"/>
        </w:rPr>
        <w:t>•</w:t>
      </w:r>
      <w:r>
        <w:rPr>
          <w:rFonts w:hint="eastAsia"/>
        </w:rPr>
        <w:t>亲子守护业务不同手机号之间可以相互添加为守护号码，能够相互监看手机上网行为，与业务规则要求存在一定差别；同时，由于因涉及用户上网行为分析、上网管理、位置定位等用户个人隐私信息（用户为孩子家长），存在用户隐私信息泄露风险。</w:t>
      </w:r>
    </w:p>
    <w:p>
      <w:pPr>
        <w:ind w:firstLine="643"/>
      </w:pPr>
      <w:r>
        <w:rPr>
          <w:rFonts w:hint="eastAsia" w:ascii="仿宋" w:hAnsi="仿宋" w:eastAsia="仿宋"/>
          <w:b/>
        </w:rPr>
        <w:t>整改建议：</w:t>
      </w:r>
      <w:r>
        <w:rPr>
          <w:rFonts w:hint="eastAsia"/>
        </w:rPr>
        <w:t>进一步完善业务规则，明确家长手机号码、孩子手机号码之间守护关系，防止出现可相互守护监看手机上网行为情况发生；同时建议应明确该业务添加守护号码注册在同一用户身份证号下，以避免产生用户隐私信息泄露风险。</w:t>
      </w:r>
    </w:p>
    <w:p>
      <w:pPr>
        <w:ind w:firstLine="640"/>
        <w:rPr>
          <w:del w:id="419" w:author="Song" w:date="2019-04-12T10:04:23Z"/>
        </w:rPr>
      </w:pPr>
      <w:del w:id="420" w:author="Song" w:date="2019-04-12T10:04:23Z">
        <w:r>
          <w:rPr>
            <w:rFonts w:hint="eastAsia"/>
          </w:rPr>
          <w:delText>4.未对密码安全策略进行明确限制</w:delText>
        </w:r>
      </w:del>
    </w:p>
    <w:p>
      <w:pPr>
        <w:ind w:firstLine="640"/>
        <w:rPr>
          <w:del w:id="421" w:author="Song" w:date="2019-04-12T10:04:23Z"/>
        </w:rPr>
      </w:pPr>
      <w:del w:id="422" w:author="Song" w:date="2019-04-12T10:04:23Z">
        <w:r>
          <w:rPr>
            <w:rFonts w:hint="eastAsia"/>
          </w:rPr>
          <w:delText>风险类型：未对密码安全策略进行明确限制</w:delText>
        </w:r>
      </w:del>
    </w:p>
    <w:p>
      <w:pPr>
        <w:ind w:firstLine="640"/>
        <w:rPr>
          <w:del w:id="423" w:author="Song" w:date="2019-04-12T10:04:23Z"/>
        </w:rPr>
      </w:pPr>
      <w:del w:id="424" w:author="Song" w:date="2019-04-12T10:04:23Z">
        <w:r>
          <w:rPr>
            <w:rFonts w:hint="eastAsia"/>
          </w:rPr>
          <w:delText>风险描述：联通家庭卫士</w:delText>
        </w:r>
      </w:del>
      <w:del w:id="425" w:author="Song" w:date="2019-04-12T10:04:23Z">
        <w:r>
          <w:rPr>
            <w:rFonts w:hint="cs"/>
          </w:rPr>
          <w:delText>•</w:delText>
        </w:r>
      </w:del>
      <w:del w:id="426" w:author="Song" w:date="2019-04-12T10:04:23Z">
        <w:r>
          <w:rPr>
            <w:rFonts w:hint="eastAsia"/>
          </w:rPr>
          <w:delText>亲子守护业务未对后台管理系统的登录密码复杂度进行强制要求、未对密码更换周期进行有效提示更新</w:delText>
        </w:r>
      </w:del>
    </w:p>
    <w:p>
      <w:pPr>
        <w:ind w:firstLine="643"/>
        <w:rPr>
          <w:del w:id="427" w:author="Song" w:date="2019-04-12T10:04:23Z"/>
        </w:rPr>
      </w:pPr>
      <w:del w:id="428" w:author="Song" w:date="2019-04-12T10:04:23Z">
        <w:r>
          <w:rPr>
            <w:rFonts w:hint="eastAsia" w:ascii="仿宋" w:hAnsi="仿宋" w:eastAsia="仿宋"/>
            <w:b/>
          </w:rPr>
          <w:delText>整改建议：</w:delText>
        </w:r>
      </w:del>
      <w:del w:id="429" w:author="Song" w:date="2019-04-12T10:04:23Z">
        <w:r>
          <w:rPr>
            <w:rFonts w:hint="eastAsia"/>
          </w:rPr>
          <w:delText>建议对业务后台管理系统增加密码复杂度验证模块、对密码更换周期进行提示更新，提高系统登录安全性。</w:delText>
        </w:r>
      </w:del>
    </w:p>
    <w:p>
      <w:pPr>
        <w:ind w:firstLine="0" w:firstLineChars="0"/>
        <w:rPr>
          <w:del w:id="430" w:author="Song" w:date="2019-04-12T10:04:23Z"/>
        </w:rPr>
        <w:sectPr>
          <w:pgSz w:w="11906" w:h="16838"/>
          <w:pgMar w:top="1440" w:right="1797" w:bottom="1440" w:left="1287" w:header="851" w:footer="992" w:gutter="0"/>
          <w:cols w:space="425" w:num="1"/>
          <w:docGrid w:type="linesAndChars" w:linePitch="312" w:charSpace="0"/>
        </w:sectPr>
      </w:pPr>
    </w:p>
    <w:p>
      <w:pPr>
        <w:pStyle w:val="2"/>
      </w:pPr>
      <w:bookmarkStart w:id="31" w:name="_Toc529524279"/>
      <w:r>
        <w:rPr>
          <w:rFonts w:hint="eastAsia"/>
        </w:rPr>
        <w:t>安全评估结论意见</w:t>
      </w:r>
      <w:bookmarkEnd w:id="31"/>
    </w:p>
    <w:p>
      <w:pPr>
        <w:ind w:firstLine="640"/>
      </w:pPr>
      <w:r>
        <w:rPr>
          <w:rFonts w:hint="eastAsia"/>
        </w:rPr>
        <w:t>联通家庭卫士</w:t>
      </w:r>
      <w:r>
        <w:rPr>
          <w:rFonts w:hint="cs"/>
        </w:rPr>
        <w:t>•</w:t>
      </w:r>
      <w:r>
        <w:rPr>
          <w:rFonts w:hint="eastAsia"/>
        </w:rPr>
        <w:t>亲子守护业务涉及多个业务风险点，联通在线公司通过配套的安全管理措施，主要的风险点基本处于可管可控的水平，但仍存在部分风险点缺乏匹配的保障能力，部分保障能力措施呈现低水平状态，建议根据整改建议加强相关的安全保障能力建设。</w:t>
      </w:r>
    </w:p>
    <w:p>
      <w:pPr>
        <w:ind w:firstLine="640"/>
        <w:rPr>
          <w:color w:val="FF0000"/>
        </w:rPr>
      </w:pPr>
    </w:p>
    <w:p>
      <w:pPr>
        <w:ind w:firstLine="640"/>
        <w:rPr>
          <w:color w:val="FF0000"/>
        </w:rPr>
        <w:sectPr>
          <w:pgSz w:w="11906" w:h="16838"/>
          <w:pgMar w:top="1440" w:right="1797" w:bottom="1440" w:left="1287" w:header="851" w:footer="992" w:gutter="0"/>
          <w:cols w:space="425" w:num="1"/>
          <w:docGrid w:type="linesAndChars" w:linePitch="312" w:charSpace="0"/>
        </w:sectPr>
      </w:pPr>
    </w:p>
    <w:p>
      <w:pPr>
        <w:pStyle w:val="2"/>
        <w:numPr>
          <w:ilvl w:val="0"/>
          <w:numId w:val="0"/>
        </w:numPr>
      </w:pPr>
      <w:bookmarkStart w:id="32" w:name="_Toc529524280"/>
      <w:r>
        <w:rPr>
          <w:rFonts w:hint="eastAsia"/>
        </w:rPr>
        <w:t>附件一：评估结果签字确认表</w:t>
      </w:r>
      <w:bookmarkEnd w:id="32"/>
    </w:p>
    <w:p>
      <w:pPr>
        <w:spacing w:line="240" w:lineRule="auto"/>
        <w:ind w:firstLine="0" w:firstLineChars="0"/>
        <w:jc w:val="center"/>
        <w:rPr>
          <w:color w:val="FF0000"/>
        </w:rPr>
      </w:pPr>
      <w:r>
        <w:rPr>
          <w:color w:val="FF0000"/>
        </w:rPr>
        <w:drawing>
          <wp:inline distT="0" distB="0" distL="0" distR="0">
            <wp:extent cx="4653280" cy="6666230"/>
            <wp:effectExtent l="0" t="0" r="0" b="1270"/>
            <wp:docPr id="17" name="图片 17" descr="C:\Users\Jack_Lee\Desktop\联通家庭卫士\评估报告相关\评估签字确认.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Jack_Lee\Desktop\联通家庭卫士\评估报告相关\评估签字确认.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652584" cy="6664963"/>
                    </a:xfrm>
                    <a:prstGeom prst="rect">
                      <a:avLst/>
                    </a:prstGeom>
                    <a:noFill/>
                    <a:ln>
                      <a:noFill/>
                    </a:ln>
                  </pic:spPr>
                </pic:pic>
              </a:graphicData>
            </a:graphic>
          </wp:inline>
        </w:drawing>
      </w:r>
    </w:p>
    <w:p>
      <w:pPr>
        <w:pStyle w:val="2"/>
        <w:numPr>
          <w:ilvl w:val="0"/>
          <w:numId w:val="0"/>
        </w:numPr>
        <w:sectPr>
          <w:pgSz w:w="11906" w:h="16838"/>
          <w:pgMar w:top="1440" w:right="1797" w:bottom="1440" w:left="1287" w:header="851" w:footer="992" w:gutter="0"/>
          <w:cols w:space="425" w:num="1"/>
          <w:docGrid w:type="linesAndChars" w:linePitch="312" w:charSpace="0"/>
        </w:sectPr>
      </w:pPr>
      <w:bookmarkStart w:id="33" w:name="_Toc529524281"/>
    </w:p>
    <w:p>
      <w:pPr>
        <w:pStyle w:val="2"/>
        <w:numPr>
          <w:ilvl w:val="0"/>
          <w:numId w:val="0"/>
        </w:numPr>
        <w:rPr>
          <w:del w:id="431" w:author="Song" w:date="2019-04-12T10:50:44Z"/>
          <w:highlight w:val="yellow"/>
          <w:rPrChange w:id="432" w:author="Song" w:date="2019-04-12T10:04:38Z">
            <w:rPr>
              <w:del w:id="433" w:author="Song" w:date="2019-04-12T10:50:44Z"/>
            </w:rPr>
          </w:rPrChange>
        </w:rPr>
      </w:pPr>
      <w:del w:id="434" w:author="Song" w:date="2019-04-12T10:50:44Z">
        <w:r>
          <w:rPr>
            <w:rFonts w:hint="eastAsia"/>
            <w:highlight w:val="yellow"/>
            <w:rPrChange w:id="435" w:author="Song" w:date="2019-04-12T10:04:38Z">
              <w:rPr>
                <w:rFonts w:hint="eastAsia"/>
              </w:rPr>
            </w:rPrChange>
          </w:rPr>
          <w:delText>附件二：业务平台安全风险评估结果</w:delText>
        </w:r>
        <w:bookmarkEnd w:id="33"/>
      </w:del>
    </w:p>
    <w:p>
      <w:pPr>
        <w:ind w:firstLine="640"/>
        <w:rPr>
          <w:del w:id="437" w:author="Song" w:date="2019-04-12T10:50:44Z"/>
          <w:szCs w:val="32"/>
        </w:rPr>
      </w:pPr>
      <w:del w:id="438" w:author="Song" w:date="2019-04-12T10:50:44Z">
        <w:r>
          <w:rPr>
            <w:szCs w:val="32"/>
          </w:rPr>
          <w:delText>1.</w:delText>
        </w:r>
      </w:del>
      <w:del w:id="439" w:author="Song" w:date="2019-04-12T10:50:44Z">
        <w:r>
          <w:rPr>
            <w:rFonts w:hint="eastAsia"/>
            <w:szCs w:val="32"/>
          </w:rPr>
          <w:delText>SQL注入</w:delText>
        </w:r>
      </w:del>
    </w:p>
    <w:p>
      <w:pPr>
        <w:ind w:firstLine="640"/>
        <w:rPr>
          <w:del w:id="440" w:author="Song" w:date="2019-04-12T10:50:44Z"/>
          <w:szCs w:val="32"/>
        </w:rPr>
      </w:pPr>
      <w:del w:id="441" w:author="Song" w:date="2019-04-12T10:50:44Z">
        <w:r>
          <w:rPr>
            <w:szCs w:val="32"/>
          </w:rPr>
          <w:delText>风险类型：</w:delText>
        </w:r>
      </w:del>
      <w:del w:id="442" w:author="Song" w:date="2019-04-12T10:50:44Z">
        <w:r>
          <w:rPr>
            <w:rFonts w:hint="eastAsia"/>
            <w:szCs w:val="32"/>
          </w:rPr>
          <w:delText>SQL注入</w:delText>
        </w:r>
      </w:del>
    </w:p>
    <w:p>
      <w:pPr>
        <w:ind w:firstLine="640"/>
        <w:rPr>
          <w:del w:id="443" w:author="Song" w:date="2019-04-12T10:50:44Z"/>
          <w:szCs w:val="32"/>
        </w:rPr>
      </w:pPr>
      <w:del w:id="444" w:author="Song" w:date="2019-04-12T10:50:44Z">
        <w:r>
          <w:rPr>
            <w:szCs w:val="32"/>
          </w:rPr>
          <w:delText>风险位置：</w:delText>
        </w:r>
      </w:del>
    </w:p>
    <w:p>
      <w:pPr>
        <w:ind w:firstLine="640"/>
        <w:rPr>
          <w:del w:id="445" w:author="Song" w:date="2019-04-12T10:50:44Z"/>
          <w:szCs w:val="32"/>
        </w:rPr>
      </w:pPr>
      <w:del w:id="446" w:author="Song" w:date="2019-04-12T10:50:44Z">
        <w:r>
          <w:rPr>
            <w:rFonts w:hint="eastAsia"/>
            <w:szCs w:val="32"/>
          </w:rPr>
          <w:delText>http://qzsh.wo.cn/EverParentManage/a/bind/userList</w:delText>
        </w:r>
      </w:del>
    </w:p>
    <w:p>
      <w:pPr>
        <w:ind w:firstLine="640"/>
        <w:rPr>
          <w:del w:id="447" w:author="Song" w:date="2019-04-12T10:50:44Z"/>
          <w:szCs w:val="32"/>
        </w:rPr>
      </w:pPr>
      <w:del w:id="448" w:author="Song" w:date="2019-04-12T10:50:44Z">
        <w:r>
          <w:rPr>
            <w:rFonts w:hint="eastAsia"/>
            <w:szCs w:val="32"/>
          </w:rPr>
          <w:delText>pageNo=1&amp;pageSize=50&amp;phone=&amp;orderStatus=&amp;province=&amp;startTimeString=&amp;endTimeString=&amp;orderMode=&amp;bindType=&amp;orderByType=0</w:delText>
        </w:r>
      </w:del>
    </w:p>
    <w:p>
      <w:pPr>
        <w:ind w:firstLine="640"/>
        <w:rPr>
          <w:del w:id="449" w:author="Song" w:date="2019-04-12T10:50:44Z"/>
          <w:szCs w:val="32"/>
        </w:rPr>
      </w:pPr>
      <w:del w:id="450" w:author="Song" w:date="2019-04-12T10:50:44Z">
        <w:r>
          <w:rPr>
            <w:szCs w:val="32"/>
          </w:rPr>
          <w:delText>风险描述：</w:delText>
        </w:r>
      </w:del>
      <w:del w:id="451" w:author="Song" w:date="2019-04-12T10:50:44Z">
        <w:r>
          <w:rPr>
            <w:rFonts w:hint="eastAsia"/>
            <w:szCs w:val="32"/>
          </w:rPr>
          <w:delText>攻击者可通过SQL注入漏洞轻松获取系统所有用户数据，甚至可以通过SQL注入漏洞完全控制系统。</w:delText>
        </w:r>
      </w:del>
    </w:p>
    <w:p>
      <w:pPr>
        <w:spacing w:line="240" w:lineRule="auto"/>
        <w:ind w:firstLine="0" w:firstLineChars="0"/>
        <w:jc w:val="center"/>
        <w:rPr>
          <w:del w:id="452" w:author="Song" w:date="2019-04-12T10:50:44Z"/>
        </w:rPr>
      </w:pPr>
      <w:del w:id="453" w:author="Song" w:date="2019-04-12T10:50:44Z">
        <w:r>
          <w:rPr/>
          <w:drawing>
            <wp:inline distT="0" distB="0" distL="114300" distR="114300">
              <wp:extent cx="4550410" cy="16465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4552744" cy="1647845"/>
                      </a:xfrm>
                      <a:prstGeom prst="rect">
                        <a:avLst/>
                      </a:prstGeom>
                      <a:noFill/>
                      <a:ln w="9525">
                        <a:noFill/>
                      </a:ln>
                    </pic:spPr>
                  </pic:pic>
                </a:graphicData>
              </a:graphic>
            </wp:inline>
          </w:drawing>
        </w:r>
      </w:del>
    </w:p>
    <w:p>
      <w:pPr>
        <w:ind w:firstLine="640"/>
        <w:rPr>
          <w:del w:id="455" w:author="Song" w:date="2019-04-12T10:50:44Z"/>
          <w:szCs w:val="32"/>
        </w:rPr>
      </w:pPr>
      <w:del w:id="456" w:author="Song" w:date="2019-04-12T10:50:44Z">
        <w:r>
          <w:rPr>
            <w:szCs w:val="32"/>
          </w:rPr>
          <w:delText>风险等级：</w:delText>
        </w:r>
      </w:del>
      <w:del w:id="457" w:author="Song" w:date="2019-04-12T10:50:44Z">
        <w:r>
          <w:rPr>
            <w:rFonts w:hint="eastAsia"/>
            <w:szCs w:val="32"/>
          </w:rPr>
          <w:delText>高</w:delText>
        </w:r>
      </w:del>
    </w:p>
    <w:p>
      <w:pPr>
        <w:ind w:firstLine="640"/>
        <w:rPr>
          <w:del w:id="458" w:author="Song" w:date="2019-04-12T10:50:44Z"/>
          <w:szCs w:val="32"/>
        </w:rPr>
      </w:pPr>
      <w:del w:id="459" w:author="Song" w:date="2019-04-12T10:50:44Z">
        <w:r>
          <w:rPr>
            <w:szCs w:val="32"/>
          </w:rPr>
          <w:delText>整改建议：</w:delText>
        </w:r>
      </w:del>
      <w:del w:id="460" w:author="Song" w:date="2019-04-12T10:50:44Z">
        <w:r>
          <w:rPr>
            <w:rFonts w:hint="eastAsia"/>
            <w:szCs w:val="32"/>
          </w:rPr>
          <w:delText>每个提交信息的客户端页面，通过服务器端脚本生成的客户端页面，提交的表单或发出的连接请求中包含的所有变量，必须对变量的值进行检查。过滤其中包含的特殊字符，或对字符进行转义处理。</w:delText>
        </w:r>
      </w:del>
    </w:p>
    <w:p>
      <w:pPr>
        <w:ind w:firstLine="640"/>
        <w:rPr>
          <w:del w:id="461" w:author="Song" w:date="2019-04-12T10:50:44Z"/>
          <w:szCs w:val="32"/>
        </w:rPr>
      </w:pPr>
      <w:del w:id="462" w:author="Song" w:date="2019-04-12T10:50:44Z">
        <w:r>
          <w:rPr>
            <w:rFonts w:hint="eastAsia"/>
            <w:szCs w:val="32"/>
          </w:rPr>
          <w:delText>2</w:delText>
        </w:r>
      </w:del>
      <w:del w:id="463" w:author="Song" w:date="2019-04-12T10:50:44Z">
        <w:r>
          <w:rPr>
            <w:szCs w:val="32"/>
          </w:rPr>
          <w:delText>.</w:delText>
        </w:r>
      </w:del>
      <w:del w:id="464" w:author="Song" w:date="2019-04-12T10:50:44Z">
        <w:r>
          <w:rPr>
            <w:rFonts w:hint="eastAsia"/>
            <w:szCs w:val="32"/>
          </w:rPr>
          <w:delText>XSS跨站漏洞</w:delText>
        </w:r>
      </w:del>
    </w:p>
    <w:p>
      <w:pPr>
        <w:ind w:firstLine="640"/>
        <w:rPr>
          <w:del w:id="465" w:author="Song" w:date="2019-04-12T10:50:44Z"/>
          <w:szCs w:val="32"/>
        </w:rPr>
      </w:pPr>
      <w:del w:id="466" w:author="Song" w:date="2019-04-12T10:50:44Z">
        <w:r>
          <w:rPr>
            <w:szCs w:val="32"/>
          </w:rPr>
          <w:delText>风险类型：</w:delText>
        </w:r>
      </w:del>
      <w:del w:id="467" w:author="Song" w:date="2019-04-12T10:50:44Z">
        <w:r>
          <w:rPr>
            <w:rFonts w:hint="eastAsia"/>
            <w:szCs w:val="32"/>
          </w:rPr>
          <w:delText>XSS跨站漏洞</w:delText>
        </w:r>
      </w:del>
    </w:p>
    <w:p>
      <w:pPr>
        <w:ind w:firstLine="640"/>
        <w:rPr>
          <w:del w:id="468" w:author="Song" w:date="2019-04-12T10:50:44Z"/>
          <w:szCs w:val="32"/>
        </w:rPr>
      </w:pPr>
      <w:del w:id="469" w:author="Song" w:date="2019-04-12T10:50:44Z">
        <w:r>
          <w:rPr>
            <w:szCs w:val="32"/>
          </w:rPr>
          <w:delText>风险位置：</w:delText>
        </w:r>
      </w:del>
    </w:p>
    <w:p>
      <w:pPr>
        <w:ind w:firstLine="640"/>
        <w:rPr>
          <w:del w:id="470" w:author="Song" w:date="2019-04-12T10:50:44Z"/>
          <w:szCs w:val="32"/>
        </w:rPr>
      </w:pPr>
      <w:del w:id="471" w:author="Song" w:date="2019-04-12T10:50:44Z">
        <w:r>
          <w:rPr>
            <w:rFonts w:hint="eastAsia"/>
            <w:szCs w:val="32"/>
          </w:rPr>
          <w:delText>http://qzsh.wo.cn/EverParentManage/a/bind/userList</w:delText>
        </w:r>
      </w:del>
    </w:p>
    <w:p>
      <w:pPr>
        <w:ind w:firstLine="640"/>
        <w:rPr>
          <w:del w:id="472" w:author="Song" w:date="2019-04-12T10:50:44Z"/>
          <w:szCs w:val="32"/>
        </w:rPr>
      </w:pPr>
      <w:del w:id="473" w:author="Song" w:date="2019-04-12T10:50:44Z">
        <w:r>
          <w:rPr>
            <w:rFonts w:hint="eastAsia"/>
            <w:szCs w:val="32"/>
          </w:rPr>
          <w:delText>pageNo=1&amp;pageSize=50&amp;phone=test"&gt;&lt;img src=1 onerror=alert(123)&gt;&amp;orderStatus=&amp;province=&amp;startTimeString=&amp;endTimeString=&amp;orderMode=&amp;bindType=&amp;orderByType=0</w:delText>
        </w:r>
      </w:del>
    </w:p>
    <w:p>
      <w:pPr>
        <w:ind w:firstLine="640"/>
        <w:rPr>
          <w:del w:id="474" w:author="Song" w:date="2019-04-12T10:50:44Z"/>
          <w:szCs w:val="32"/>
        </w:rPr>
      </w:pPr>
      <w:del w:id="475" w:author="Song" w:date="2019-04-12T10:50:44Z">
        <w:r>
          <w:rPr>
            <w:szCs w:val="32"/>
          </w:rPr>
          <w:delText>风险描述：</w:delText>
        </w:r>
      </w:del>
      <w:del w:id="476" w:author="Song" w:date="2019-04-12T10:50:44Z">
        <w:r>
          <w:rPr>
            <w:rFonts w:hint="eastAsia"/>
            <w:szCs w:val="32"/>
          </w:rPr>
          <w:delText>XSS攻击对WEB服务器虽无直接危害，但是它借助网站进行传播，使网站的用户受到攻击，导致网站用户帐号被窃取，从而对网站也产生了较严重的危害。</w:delText>
        </w:r>
      </w:del>
    </w:p>
    <w:p>
      <w:pPr>
        <w:spacing w:line="240" w:lineRule="auto"/>
        <w:ind w:firstLine="0" w:firstLineChars="0"/>
        <w:jc w:val="center"/>
        <w:rPr>
          <w:del w:id="477" w:author="Song" w:date="2019-04-12T10:50:44Z"/>
        </w:rPr>
      </w:pPr>
      <w:del w:id="478" w:author="Song" w:date="2019-04-12T10:50:44Z">
        <w:r>
          <w:rPr/>
          <w:drawing>
            <wp:inline distT="0" distB="0" distL="114300" distR="114300">
              <wp:extent cx="4667250" cy="18573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4666837" cy="1857498"/>
                      </a:xfrm>
                      <a:prstGeom prst="rect">
                        <a:avLst/>
                      </a:prstGeom>
                      <a:noFill/>
                      <a:ln w="9525">
                        <a:noFill/>
                      </a:ln>
                    </pic:spPr>
                  </pic:pic>
                </a:graphicData>
              </a:graphic>
            </wp:inline>
          </w:drawing>
        </w:r>
      </w:del>
    </w:p>
    <w:p>
      <w:pPr>
        <w:ind w:firstLine="640"/>
        <w:rPr>
          <w:del w:id="480" w:author="Song" w:date="2019-04-12T10:50:44Z"/>
          <w:szCs w:val="32"/>
        </w:rPr>
      </w:pPr>
      <w:del w:id="481" w:author="Song" w:date="2019-04-12T10:50:44Z">
        <w:r>
          <w:rPr>
            <w:szCs w:val="32"/>
          </w:rPr>
          <w:delText>风险等级：</w:delText>
        </w:r>
      </w:del>
      <w:del w:id="482" w:author="Song" w:date="2019-04-12T10:50:44Z">
        <w:r>
          <w:rPr>
            <w:rFonts w:hint="eastAsia"/>
            <w:szCs w:val="32"/>
          </w:rPr>
          <w:delText>高</w:delText>
        </w:r>
      </w:del>
    </w:p>
    <w:p>
      <w:pPr>
        <w:ind w:firstLine="640"/>
        <w:rPr>
          <w:del w:id="483" w:author="Song" w:date="2019-04-12T10:50:44Z"/>
          <w:szCs w:val="32"/>
        </w:rPr>
      </w:pPr>
      <w:del w:id="484" w:author="Song" w:date="2019-04-12T10:50:44Z">
        <w:r>
          <w:rPr>
            <w:szCs w:val="32"/>
          </w:rPr>
          <w:delText>整改建议：</w:delText>
        </w:r>
      </w:del>
      <w:del w:id="485" w:author="Song" w:date="2019-04-12T10:50:44Z">
        <w:r>
          <w:rPr>
            <w:rFonts w:hint="eastAsia"/>
            <w:szCs w:val="32"/>
          </w:rPr>
          <w:delText>把一些预定义的字符转换为 HTML 实体，如：</w:delText>
        </w:r>
      </w:del>
    </w:p>
    <w:p>
      <w:pPr>
        <w:ind w:firstLine="640"/>
        <w:rPr>
          <w:del w:id="486" w:author="Song" w:date="2019-04-12T10:50:44Z"/>
          <w:szCs w:val="32"/>
        </w:rPr>
      </w:pPr>
      <w:del w:id="487" w:author="Song" w:date="2019-04-12T10:50:44Z">
        <w:r>
          <w:rPr>
            <w:rFonts w:hint="eastAsia"/>
            <w:szCs w:val="32"/>
          </w:rPr>
          <w:delText>&amp;（和号） 成为&amp;amp;</w:delText>
        </w:r>
      </w:del>
    </w:p>
    <w:p>
      <w:pPr>
        <w:ind w:firstLine="640"/>
        <w:rPr>
          <w:del w:id="488" w:author="Song" w:date="2019-04-12T10:50:44Z"/>
          <w:szCs w:val="32"/>
        </w:rPr>
      </w:pPr>
      <w:del w:id="489" w:author="Song" w:date="2019-04-12T10:50:44Z">
        <w:r>
          <w:rPr>
            <w:rFonts w:hint="eastAsia"/>
            <w:szCs w:val="32"/>
          </w:rPr>
          <w:delText>" （双引号） 成为 &amp;quot;</w:delText>
        </w:r>
      </w:del>
    </w:p>
    <w:p>
      <w:pPr>
        <w:ind w:firstLine="640"/>
        <w:rPr>
          <w:del w:id="490" w:author="Song" w:date="2019-04-12T10:50:44Z"/>
          <w:szCs w:val="32"/>
        </w:rPr>
      </w:pPr>
      <w:del w:id="491" w:author="Song" w:date="2019-04-12T10:50:44Z">
        <w:r>
          <w:rPr>
            <w:rFonts w:hint="eastAsia"/>
            <w:szCs w:val="32"/>
          </w:rPr>
          <w:delText>' （单引号） 成为 '</w:delText>
        </w:r>
      </w:del>
    </w:p>
    <w:p>
      <w:pPr>
        <w:ind w:firstLine="640"/>
        <w:rPr>
          <w:del w:id="492" w:author="Song" w:date="2019-04-12T10:50:44Z"/>
          <w:szCs w:val="32"/>
        </w:rPr>
      </w:pPr>
      <w:del w:id="493" w:author="Song" w:date="2019-04-12T10:50:44Z">
        <w:r>
          <w:rPr>
            <w:rFonts w:hint="eastAsia"/>
            <w:szCs w:val="32"/>
          </w:rPr>
          <w:delText>&lt; （小于） 成为 &amp;lt;</w:delText>
        </w:r>
      </w:del>
    </w:p>
    <w:p>
      <w:pPr>
        <w:ind w:firstLine="640"/>
        <w:rPr>
          <w:del w:id="494" w:author="Song" w:date="2019-04-12T10:50:44Z"/>
          <w:szCs w:val="32"/>
        </w:rPr>
      </w:pPr>
      <w:del w:id="495" w:author="Song" w:date="2019-04-12T10:50:44Z">
        <w:r>
          <w:rPr>
            <w:rFonts w:hint="eastAsia"/>
            <w:szCs w:val="32"/>
          </w:rPr>
          <w:delText>&gt; （大于） 成为 &amp;gt;</w:delText>
        </w:r>
      </w:del>
    </w:p>
    <w:p>
      <w:pPr>
        <w:ind w:firstLine="640"/>
        <w:rPr>
          <w:del w:id="496" w:author="Song" w:date="2019-04-12T10:50:44Z"/>
          <w:szCs w:val="32"/>
        </w:rPr>
      </w:pPr>
      <w:del w:id="497" w:author="Song" w:date="2019-04-12T10:50:44Z">
        <w:r>
          <w:rPr>
            <w:rFonts w:hint="eastAsia"/>
            <w:szCs w:val="32"/>
          </w:rPr>
          <w:delText>3</w:delText>
        </w:r>
      </w:del>
      <w:del w:id="498" w:author="Song" w:date="2019-04-12T10:50:44Z">
        <w:r>
          <w:rPr>
            <w:szCs w:val="32"/>
          </w:rPr>
          <w:delText>.</w:delText>
        </w:r>
      </w:del>
      <w:del w:id="499" w:author="Song" w:date="2019-04-12T10:50:44Z">
        <w:r>
          <w:rPr>
            <w:rFonts w:hint="eastAsia"/>
            <w:szCs w:val="32"/>
          </w:rPr>
          <w:delText>XSS跨站漏洞2</w:delText>
        </w:r>
      </w:del>
    </w:p>
    <w:p>
      <w:pPr>
        <w:ind w:firstLine="640"/>
        <w:rPr>
          <w:del w:id="500" w:author="Song" w:date="2019-04-12T10:50:44Z"/>
          <w:szCs w:val="32"/>
        </w:rPr>
      </w:pPr>
      <w:del w:id="501" w:author="Song" w:date="2019-04-12T10:50:44Z">
        <w:r>
          <w:rPr>
            <w:szCs w:val="32"/>
          </w:rPr>
          <w:delText>风险类型：</w:delText>
        </w:r>
      </w:del>
      <w:del w:id="502" w:author="Song" w:date="2019-04-12T10:50:44Z">
        <w:r>
          <w:rPr>
            <w:rFonts w:hint="eastAsia"/>
            <w:szCs w:val="32"/>
          </w:rPr>
          <w:delText>XSS跨站漏洞2</w:delText>
        </w:r>
      </w:del>
    </w:p>
    <w:p>
      <w:pPr>
        <w:ind w:firstLine="640"/>
        <w:rPr>
          <w:del w:id="503" w:author="Song" w:date="2019-04-12T10:50:44Z"/>
          <w:szCs w:val="32"/>
        </w:rPr>
      </w:pPr>
      <w:del w:id="504" w:author="Song" w:date="2019-04-12T10:50:44Z">
        <w:r>
          <w:rPr>
            <w:szCs w:val="32"/>
          </w:rPr>
          <w:delText>风险位置：</w:delText>
        </w:r>
      </w:del>
      <w:del w:id="505" w:author="Song" w:date="2019-04-12T10:50:44Z">
        <w:r>
          <w:rPr>
            <w:rFonts w:hint="eastAsia"/>
            <w:szCs w:val="32"/>
          </w:rPr>
          <w:delText>http://qzsh.wo.cn/EverParentManage/a/bind/list</w:delText>
        </w:r>
      </w:del>
    </w:p>
    <w:p>
      <w:pPr>
        <w:ind w:firstLine="640"/>
        <w:rPr>
          <w:del w:id="506" w:author="Song" w:date="2019-04-12T10:50:44Z"/>
          <w:szCs w:val="32"/>
        </w:rPr>
      </w:pPr>
      <w:del w:id="507" w:author="Song" w:date="2019-04-12T10:50:44Z">
        <w:r>
          <w:rPr>
            <w:rFonts w:hint="eastAsia"/>
            <w:szCs w:val="32"/>
          </w:rPr>
          <w:delText>pageNo=1&amp;pageSize=50&amp;phone=test"&gt;&lt;img src=1 onerror=alert(123)&gt;&amp;bindPhone=&amp;bindStatus=&amp;bindType=&amp;startTimeString=&amp;endTimeString=</w:delText>
        </w:r>
      </w:del>
    </w:p>
    <w:p>
      <w:pPr>
        <w:ind w:firstLine="640"/>
        <w:rPr>
          <w:del w:id="508" w:author="Song" w:date="2019-04-12T10:50:44Z"/>
          <w:szCs w:val="32"/>
        </w:rPr>
      </w:pPr>
      <w:del w:id="509" w:author="Song" w:date="2019-04-12T10:50:44Z">
        <w:r>
          <w:rPr>
            <w:szCs w:val="32"/>
          </w:rPr>
          <w:delText>风险描述：</w:delText>
        </w:r>
      </w:del>
      <w:del w:id="510" w:author="Song" w:date="2019-04-12T10:50:44Z">
        <w:r>
          <w:rPr>
            <w:rFonts w:hint="eastAsia"/>
            <w:szCs w:val="32"/>
          </w:rPr>
          <w:delText>XSS攻击对WEB服务器虽无直接危害，但是它借助网站进行传播，使网站的用户受到攻击，导致网站用户帐号被窃取，从而对网站也产生了较严重的危害。</w:delText>
        </w:r>
      </w:del>
    </w:p>
    <w:p>
      <w:pPr>
        <w:spacing w:line="240" w:lineRule="auto"/>
        <w:ind w:firstLine="640"/>
        <w:rPr>
          <w:del w:id="511" w:author="Song" w:date="2019-04-12T10:50:44Z"/>
        </w:rPr>
      </w:pPr>
      <w:del w:id="512" w:author="Song" w:date="2019-04-12T10:50:44Z">
        <w:r>
          <w:rPr/>
          <w:drawing>
            <wp:inline distT="0" distB="0" distL="114300" distR="114300">
              <wp:extent cx="5264785" cy="2260600"/>
              <wp:effectExtent l="0" t="0" r="8255"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7"/>
                      <a:stretch>
                        <a:fillRect/>
                      </a:stretch>
                    </pic:blipFill>
                    <pic:spPr>
                      <a:xfrm>
                        <a:off x="0" y="0"/>
                        <a:ext cx="5264785" cy="2260600"/>
                      </a:xfrm>
                      <a:prstGeom prst="rect">
                        <a:avLst/>
                      </a:prstGeom>
                      <a:noFill/>
                      <a:ln w="9525">
                        <a:noFill/>
                      </a:ln>
                    </pic:spPr>
                  </pic:pic>
                </a:graphicData>
              </a:graphic>
            </wp:inline>
          </w:drawing>
        </w:r>
      </w:del>
    </w:p>
    <w:p>
      <w:pPr>
        <w:ind w:firstLine="640"/>
        <w:rPr>
          <w:del w:id="514" w:author="Song" w:date="2019-04-12T10:50:44Z"/>
          <w:szCs w:val="32"/>
        </w:rPr>
      </w:pPr>
      <w:del w:id="515" w:author="Song" w:date="2019-04-12T10:50:44Z">
        <w:r>
          <w:rPr>
            <w:szCs w:val="32"/>
          </w:rPr>
          <w:delText>风险等级：</w:delText>
        </w:r>
      </w:del>
      <w:del w:id="516" w:author="Song" w:date="2019-04-12T10:50:44Z">
        <w:r>
          <w:rPr>
            <w:rFonts w:hint="eastAsia"/>
            <w:szCs w:val="32"/>
          </w:rPr>
          <w:delText>高</w:delText>
        </w:r>
      </w:del>
    </w:p>
    <w:p>
      <w:pPr>
        <w:ind w:firstLine="640"/>
        <w:rPr>
          <w:del w:id="517" w:author="Song" w:date="2019-04-12T10:50:44Z"/>
          <w:szCs w:val="32"/>
        </w:rPr>
      </w:pPr>
      <w:del w:id="518" w:author="Song" w:date="2019-04-12T10:50:44Z">
        <w:r>
          <w:rPr>
            <w:szCs w:val="32"/>
          </w:rPr>
          <w:delText>整改建议：</w:delText>
        </w:r>
      </w:del>
      <w:del w:id="519" w:author="Song" w:date="2019-04-12T10:50:44Z">
        <w:r>
          <w:rPr>
            <w:rFonts w:hint="eastAsia"/>
            <w:szCs w:val="32"/>
          </w:rPr>
          <w:delText>把一些预定义的字符转换为 HTML 实体，如：</w:delText>
        </w:r>
      </w:del>
    </w:p>
    <w:p>
      <w:pPr>
        <w:ind w:firstLine="640"/>
        <w:rPr>
          <w:del w:id="520" w:author="Song" w:date="2019-04-12T10:50:44Z"/>
          <w:szCs w:val="32"/>
        </w:rPr>
      </w:pPr>
      <w:del w:id="521" w:author="Song" w:date="2019-04-12T10:50:44Z">
        <w:r>
          <w:rPr>
            <w:rFonts w:hint="eastAsia"/>
            <w:szCs w:val="32"/>
          </w:rPr>
          <w:delText>&amp;（和号） 成为&amp;amp;</w:delText>
        </w:r>
      </w:del>
    </w:p>
    <w:p>
      <w:pPr>
        <w:ind w:firstLine="640"/>
        <w:rPr>
          <w:del w:id="522" w:author="Song" w:date="2019-04-12T10:50:44Z"/>
          <w:szCs w:val="32"/>
        </w:rPr>
      </w:pPr>
      <w:del w:id="523" w:author="Song" w:date="2019-04-12T10:50:44Z">
        <w:r>
          <w:rPr>
            <w:rFonts w:hint="eastAsia"/>
            <w:szCs w:val="32"/>
          </w:rPr>
          <w:delText>" （双引号） 成为 &amp;quot;</w:delText>
        </w:r>
      </w:del>
    </w:p>
    <w:p>
      <w:pPr>
        <w:ind w:firstLine="640"/>
        <w:rPr>
          <w:del w:id="524" w:author="Song" w:date="2019-04-12T10:50:44Z"/>
          <w:szCs w:val="32"/>
        </w:rPr>
      </w:pPr>
      <w:del w:id="525" w:author="Song" w:date="2019-04-12T10:50:44Z">
        <w:r>
          <w:rPr>
            <w:rFonts w:hint="eastAsia"/>
            <w:szCs w:val="32"/>
          </w:rPr>
          <w:delText>' （单引号） 成为 '</w:delText>
        </w:r>
      </w:del>
    </w:p>
    <w:p>
      <w:pPr>
        <w:ind w:firstLine="640"/>
        <w:rPr>
          <w:del w:id="526" w:author="Song" w:date="2019-04-12T10:50:44Z"/>
          <w:szCs w:val="32"/>
        </w:rPr>
      </w:pPr>
      <w:del w:id="527" w:author="Song" w:date="2019-04-12T10:50:44Z">
        <w:r>
          <w:rPr>
            <w:rFonts w:hint="eastAsia"/>
            <w:szCs w:val="32"/>
          </w:rPr>
          <w:delText>&lt; （小于） 成为 &amp;lt;</w:delText>
        </w:r>
      </w:del>
    </w:p>
    <w:p>
      <w:pPr>
        <w:ind w:firstLine="640"/>
        <w:rPr>
          <w:del w:id="528" w:author="Song" w:date="2019-04-12T10:50:44Z"/>
          <w:color w:val="FF0000"/>
        </w:rPr>
      </w:pPr>
      <w:del w:id="529" w:author="Song" w:date="2019-04-12T10:50:44Z">
        <w:r>
          <w:rPr>
            <w:rFonts w:hint="eastAsia"/>
            <w:szCs w:val="32"/>
          </w:rPr>
          <w:delText>&gt; （大于） 成为 &amp;gt;</w:delText>
        </w:r>
      </w:del>
    </w:p>
    <w:p>
      <w:pPr>
        <w:ind w:firstLine="198" w:firstLineChars="62"/>
        <w:rPr>
          <w:del w:id="530" w:author="Song" w:date="2019-04-12T10:50:44Z"/>
        </w:rPr>
        <w:sectPr>
          <w:pgSz w:w="11906" w:h="16838"/>
          <w:pgMar w:top="1440" w:right="1797" w:bottom="1440" w:left="1287" w:header="851" w:footer="992" w:gutter="0"/>
          <w:cols w:space="425" w:num="1"/>
          <w:docGrid w:type="linesAndChars" w:linePitch="312" w:charSpace="0"/>
        </w:sectPr>
      </w:pPr>
    </w:p>
    <w:p>
      <w:pPr>
        <w:pStyle w:val="2"/>
        <w:numPr>
          <w:ilvl w:val="0"/>
          <w:numId w:val="0"/>
        </w:numPr>
      </w:pPr>
      <w:bookmarkStart w:id="34" w:name="_Toc529524282"/>
      <w:r>
        <w:rPr>
          <w:rFonts w:hint="eastAsia"/>
        </w:rPr>
        <w:t>附件三：安全风险整改落实情况</w:t>
      </w:r>
      <w:bookmarkEnd w:id="34"/>
    </w:p>
    <w:p>
      <w:pPr>
        <w:ind w:firstLine="643"/>
        <w:rPr>
          <w:b/>
        </w:rPr>
      </w:pPr>
      <w:r>
        <w:rPr>
          <w:rFonts w:hint="eastAsia"/>
          <w:b/>
        </w:rPr>
        <w:t>１.风险描述：</w:t>
      </w:r>
    </w:p>
    <w:p>
      <w:pPr>
        <w:ind w:firstLine="643"/>
        <w:rPr>
          <w:b/>
        </w:rPr>
      </w:pPr>
      <w:r>
        <w:rPr>
          <w:rFonts w:hint="eastAsia"/>
          <w:b/>
        </w:rPr>
        <w:t>２.整改情况：</w:t>
      </w:r>
    </w:p>
    <w:p>
      <w:pPr>
        <w:spacing w:line="240" w:lineRule="auto"/>
        <w:ind w:firstLine="198" w:firstLineChars="62"/>
        <w:rPr>
          <w:color w:val="FF0000"/>
        </w:rPr>
      </w:pPr>
    </w:p>
    <w:sectPr>
      <w:pgSz w:w="11906" w:h="16838"/>
      <w:pgMar w:top="1440" w:right="1797" w:bottom="1440" w:left="1287" w:header="851" w:footer="992" w:gutter="0"/>
      <w:cols w:space="425"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方正小标宋简体">
    <w:altName w:val="微软雅黑"/>
    <w:panose1 w:val="00000000000000000000"/>
    <w:charset w:val="86"/>
    <w:family w:val="script"/>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jc w:val="center"/>
    </w:pPr>
  </w:p>
  <w:p>
    <w:pPr>
      <w:pStyle w:val="1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38660302"/>
      <w:docPartObj>
        <w:docPartGallery w:val="autotext"/>
      </w:docPartObj>
    </w:sdtPr>
    <w:sdtContent>
      <w:p>
        <w:pPr>
          <w:pStyle w:val="10"/>
          <w:ind w:firstLine="360"/>
          <w:jc w:val="center"/>
        </w:pPr>
        <w:r>
          <w:rPr>
            <w:rFonts w:cs="Times New Roman"/>
            <w:sz w:val="28"/>
            <w:szCs w:val="28"/>
          </w:rPr>
          <w:fldChar w:fldCharType="begin"/>
        </w:r>
        <w:r>
          <w:rPr>
            <w:rFonts w:cs="Times New Roman"/>
            <w:sz w:val="28"/>
            <w:szCs w:val="28"/>
          </w:rPr>
          <w:instrText xml:space="preserve">PAGE   \* MERGEFORMAT</w:instrText>
        </w:r>
        <w:r>
          <w:rPr>
            <w:rFonts w:cs="Times New Roman"/>
            <w:sz w:val="28"/>
            <w:szCs w:val="28"/>
          </w:rPr>
          <w:fldChar w:fldCharType="separate"/>
        </w:r>
        <w:r>
          <w:rPr>
            <w:rFonts w:cs="Times New Roman"/>
            <w:sz w:val="28"/>
            <w:szCs w:val="28"/>
            <w:lang w:val="zh-CN"/>
          </w:rPr>
          <w:t>2</w:t>
        </w:r>
        <w:r>
          <w:rPr>
            <w:rFonts w:cs="Times New Roman"/>
            <w:sz w:val="28"/>
            <w:szCs w:val="28"/>
          </w:rPr>
          <w:fldChar w:fldCharType="end"/>
        </w:r>
      </w:p>
    </w:sdtContent>
  </w:sdt>
  <w:p>
    <w:pPr>
      <w:pStyle w:val="10"/>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02237796"/>
      <w:docPartObj>
        <w:docPartGallery w:val="autotext"/>
      </w:docPartObj>
    </w:sdtPr>
    <w:sdtEndPr>
      <w:rPr>
        <w:sz w:val="28"/>
        <w:szCs w:val="28"/>
      </w:rPr>
    </w:sdtEndPr>
    <w:sdtContent>
      <w:p>
        <w:pPr>
          <w:pStyle w:val="10"/>
          <w:ind w:firstLine="360"/>
          <w:jc w:val="center"/>
          <w:rPr>
            <w:sz w:val="28"/>
            <w:szCs w:val="28"/>
          </w:rPr>
        </w:pPr>
        <w:r>
          <w:rPr>
            <w:sz w:val="28"/>
            <w:szCs w:val="28"/>
          </w:rPr>
          <w:fldChar w:fldCharType="begin"/>
        </w:r>
        <w:r>
          <w:rPr>
            <w:sz w:val="28"/>
            <w:szCs w:val="28"/>
          </w:rPr>
          <w:instrText xml:space="preserve">PAGE   \* MERGEFORMAT</w:instrText>
        </w:r>
        <w:r>
          <w:rPr>
            <w:sz w:val="28"/>
            <w:szCs w:val="28"/>
          </w:rPr>
          <w:fldChar w:fldCharType="separate"/>
        </w:r>
        <w:r>
          <w:rPr>
            <w:sz w:val="28"/>
            <w:szCs w:val="28"/>
            <w:lang w:val="zh-CN"/>
          </w:rPr>
          <w:t>2</w:t>
        </w:r>
        <w:r>
          <w:rPr>
            <w:sz w:val="28"/>
            <w:szCs w:val="28"/>
          </w:rPr>
          <w:fldChar w:fldCharType="end"/>
        </w:r>
      </w:p>
    </w:sdtContent>
  </w:sdt>
  <w:p>
    <w:pPr>
      <w:pStyle w:val="10"/>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r>
      <w:pict>
        <v:shape id="_x0000_s4098" o:spid="_x0000_s4098" o:spt="136" type="#_x0000_t136" style="position:absolute;left:0pt;height:167.3pt;width:418.25pt;mso-position-horizontal:center;mso-position-horizontal-relative:margin;mso-position-vertical:center;mso-position-vertical-relative:margin;rotation:20643840f;z-index:-251650048;mso-width-relative:page;mso-height-relative:page;" fillcolor="#C0C0C0" filled="t" stroked="f" coordsize="21600,21600" o:allowincell="f">
          <v:path/>
          <v:fill on="t" opacity="32768f" focussize="0,0"/>
          <v:stroke on="f"/>
          <v:imagedata o:title=""/>
          <o:lock v:ext="edit"/>
          <v:textpath on="t" fitshape="t" fitpath="t" trim="t" xscale="f" string="NISAC" style="font-family:黑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r>
      <w:pict>
        <v:shape id="_x0000_s4097" o:spid="_x0000_s4097" o:spt="136" type="#_x0000_t136" style="position:absolute;left:0pt;height:167.3pt;width:418.25pt;mso-position-horizontal:center;mso-position-horizontal-relative:margin;mso-position-vertical:center;mso-position-vertical-relative:margin;rotation:20643840f;z-index:-251651072;mso-width-relative:page;mso-height-relative:page;" fillcolor="#C0C0C0" filled="t" stroked="f" coordsize="21600,21600" o:allowincell="f">
          <v:path/>
          <v:fill on="t" opacity="32768f" focussize="0,0"/>
          <v:stroke on="f"/>
          <v:imagedata o:title=""/>
          <o:lock v:ext="edit"/>
          <v:textpath on="t" fitshape="t" fitpath="t" trim="t" xscale="f" string="NISAC" style="font-family:黑体;font-size:1pt;v-text-align:center;"/>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240" w:lineRule="auto"/>
      <w:ind w:firstLine="360"/>
      <w:jc w:val="right"/>
      <w:rPr>
        <w:rFonts w:ascii="宋体" w:hAnsi="宋体" w:eastAsia="宋体"/>
      </w:rPr>
    </w:pPr>
    <w:r>
      <w:rPr>
        <w:rFonts w:hint="eastAsia" w:ascii="宋体" w:hAnsi="宋体" w:eastAsia="宋体"/>
      </w:rPr>
      <w:t>国家计算机网络与信息安全管理中心</w:t>
    </w:r>
    <w:r>
      <w:rPr>
        <w:rFonts w:ascii="宋体" w:hAnsi="宋体" w:eastAsia="宋体"/>
      </w:rPr>
      <w:pict>
        <v:shape id="_x0000_s4099" o:spid="_x0000_s4099" o:spt="136" type="#_x0000_t136" style="position:absolute;left:0pt;height:167.3pt;width:418.25pt;mso-position-horizontal:center;mso-position-horizontal-relative:margin;mso-position-vertical:center;mso-position-vertical-relative:margin;rotation:20643840f;z-index:-251646976;mso-width-relative:page;mso-height-relative:page;" fillcolor="#C0C0C0" filled="t" stroked="f" coordsize="21600,21600" o:allowincell="f">
          <v:path/>
          <v:fill on="t" opacity="32768f" focussize="0,0"/>
          <v:stroke on="f"/>
          <v:imagedata o:title=""/>
          <o:lock v:ext="edit"/>
          <v:textpath on="t" fitshape="t" fitpath="t" trim="t" xscale="f" string="NISAC" style="font-family:黑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7E7782"/>
    <w:multiLevelType w:val="multilevel"/>
    <w:tmpl w:val="137E7782"/>
    <w:lvl w:ilvl="0" w:tentative="0">
      <w:start w:val="1"/>
      <w:numFmt w:val="decimal"/>
      <w:pStyle w:val="2"/>
      <w:suff w:val="space"/>
      <w:lvlText w:val="%1"/>
      <w:lvlJc w:val="left"/>
      <w:pPr>
        <w:ind w:left="0" w:firstLine="0"/>
      </w:pPr>
      <w:rPr>
        <w:rFonts w:hint="default" w:ascii="Times New Roman" w:hAnsi="Times New Roman"/>
        <w:b/>
        <w:i w:val="0"/>
        <w:sz w:val="32"/>
      </w:rPr>
    </w:lvl>
    <w:lvl w:ilvl="1" w:tentative="0">
      <w:start w:val="1"/>
      <w:numFmt w:val="decimal"/>
      <w:pStyle w:val="3"/>
      <w:suff w:val="space"/>
      <w:lvlText w:val="%1.%2"/>
      <w:lvlJc w:val="left"/>
      <w:pPr>
        <w:ind w:left="0" w:firstLine="0"/>
      </w:pPr>
      <w:rPr>
        <w:rFonts w:hint="default" w:ascii="Times New Roman" w:hAnsi="Times New Roman"/>
        <w:b/>
        <w:i w:val="0"/>
        <w:sz w:val="32"/>
      </w:rPr>
    </w:lvl>
    <w:lvl w:ilvl="2" w:tentative="0">
      <w:start w:val="1"/>
      <w:numFmt w:val="decimal"/>
      <w:pStyle w:val="4"/>
      <w:suff w:val="space"/>
      <w:lvlText w:val="%1.%2.%3"/>
      <w:lvlJc w:val="left"/>
      <w:pPr>
        <w:ind w:left="0" w:firstLine="0"/>
      </w:pPr>
      <w:rPr>
        <w:rFonts w:hint="default" w:ascii="Times New Roman" w:hAnsi="Times New Roman"/>
        <w:b/>
        <w:i w:val="0"/>
        <w:sz w:val="32"/>
      </w:rPr>
    </w:lvl>
    <w:lvl w:ilvl="3" w:tentative="0">
      <w:start w:val="1"/>
      <w:numFmt w:val="decimal"/>
      <w:pStyle w:val="5"/>
      <w:suff w:val="nothing"/>
      <w:lvlText w:val="（%4）"/>
      <w:lvlJc w:val="left"/>
      <w:pPr>
        <w:ind w:left="0" w:firstLine="0"/>
      </w:pPr>
      <w:rPr>
        <w:rFonts w:hint="default" w:ascii="Times New Roman" w:hAnsi="Times New Roman"/>
        <w:b/>
        <w:i w:val="0"/>
        <w:sz w:val="32"/>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Song">
    <w15:presenceInfo w15:providerId="None" w15:userId="So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val="1"/>
  <w:documentProtection w:enforcement="0"/>
  <w:defaultTabStop w:val="420"/>
  <w:drawingGridHorizontalSpacing w:val="160"/>
  <w:drawingGridVerticalSpacing w:val="435"/>
  <w:displayHorizontalDrawingGridEvery w:val="0"/>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712D"/>
    <w:rsid w:val="00007C6B"/>
    <w:rsid w:val="000162F0"/>
    <w:rsid w:val="0001731D"/>
    <w:rsid w:val="00020A1E"/>
    <w:rsid w:val="0002134A"/>
    <w:rsid w:val="00023ED4"/>
    <w:rsid w:val="000267E6"/>
    <w:rsid w:val="00034DA3"/>
    <w:rsid w:val="00036DCB"/>
    <w:rsid w:val="0004288E"/>
    <w:rsid w:val="00042A77"/>
    <w:rsid w:val="00042A89"/>
    <w:rsid w:val="00044828"/>
    <w:rsid w:val="000544D1"/>
    <w:rsid w:val="00055D10"/>
    <w:rsid w:val="00066542"/>
    <w:rsid w:val="00070A66"/>
    <w:rsid w:val="00070C32"/>
    <w:rsid w:val="00070DFB"/>
    <w:rsid w:val="00075789"/>
    <w:rsid w:val="000804DC"/>
    <w:rsid w:val="000807A4"/>
    <w:rsid w:val="00082AF7"/>
    <w:rsid w:val="0008336C"/>
    <w:rsid w:val="00090C46"/>
    <w:rsid w:val="000918A4"/>
    <w:rsid w:val="00094F1B"/>
    <w:rsid w:val="000A7A54"/>
    <w:rsid w:val="000B0AD5"/>
    <w:rsid w:val="000B382F"/>
    <w:rsid w:val="000B455E"/>
    <w:rsid w:val="000B6947"/>
    <w:rsid w:val="000B7784"/>
    <w:rsid w:val="000C146A"/>
    <w:rsid w:val="000C1954"/>
    <w:rsid w:val="000C36D4"/>
    <w:rsid w:val="000C3FE2"/>
    <w:rsid w:val="000C7796"/>
    <w:rsid w:val="000D48FD"/>
    <w:rsid w:val="000E2877"/>
    <w:rsid w:val="000E3265"/>
    <w:rsid w:val="000E37AF"/>
    <w:rsid w:val="000E75F3"/>
    <w:rsid w:val="000F102E"/>
    <w:rsid w:val="000F1BEE"/>
    <w:rsid w:val="000F6C1B"/>
    <w:rsid w:val="0010251B"/>
    <w:rsid w:val="00103309"/>
    <w:rsid w:val="00105946"/>
    <w:rsid w:val="00111E3E"/>
    <w:rsid w:val="001123D8"/>
    <w:rsid w:val="00112865"/>
    <w:rsid w:val="00115F66"/>
    <w:rsid w:val="00116376"/>
    <w:rsid w:val="001214C4"/>
    <w:rsid w:val="001245EF"/>
    <w:rsid w:val="00132271"/>
    <w:rsid w:val="00132AF9"/>
    <w:rsid w:val="00132F59"/>
    <w:rsid w:val="00136ACB"/>
    <w:rsid w:val="001549A1"/>
    <w:rsid w:val="001565F0"/>
    <w:rsid w:val="001623E9"/>
    <w:rsid w:val="00162759"/>
    <w:rsid w:val="0016333E"/>
    <w:rsid w:val="0016588D"/>
    <w:rsid w:val="00166474"/>
    <w:rsid w:val="001668DA"/>
    <w:rsid w:val="001678DE"/>
    <w:rsid w:val="00182834"/>
    <w:rsid w:val="001842F5"/>
    <w:rsid w:val="0018480D"/>
    <w:rsid w:val="00187C1C"/>
    <w:rsid w:val="0019086B"/>
    <w:rsid w:val="001909A5"/>
    <w:rsid w:val="00195D05"/>
    <w:rsid w:val="001969D7"/>
    <w:rsid w:val="001A00A8"/>
    <w:rsid w:val="001A2E0B"/>
    <w:rsid w:val="001B0CA8"/>
    <w:rsid w:val="001B14B0"/>
    <w:rsid w:val="001B7B62"/>
    <w:rsid w:val="001C21D2"/>
    <w:rsid w:val="001D0C7D"/>
    <w:rsid w:val="001D1158"/>
    <w:rsid w:val="001D2458"/>
    <w:rsid w:val="001D79F8"/>
    <w:rsid w:val="001E1129"/>
    <w:rsid w:val="001E169A"/>
    <w:rsid w:val="001E2659"/>
    <w:rsid w:val="001E4019"/>
    <w:rsid w:val="001E561A"/>
    <w:rsid w:val="001E6062"/>
    <w:rsid w:val="001E6444"/>
    <w:rsid w:val="001F023E"/>
    <w:rsid w:val="001F4288"/>
    <w:rsid w:val="001F44D9"/>
    <w:rsid w:val="00202BD8"/>
    <w:rsid w:val="0020766F"/>
    <w:rsid w:val="002108C0"/>
    <w:rsid w:val="002237D4"/>
    <w:rsid w:val="00225CB5"/>
    <w:rsid w:val="00225EF2"/>
    <w:rsid w:val="002306B6"/>
    <w:rsid w:val="00231B9A"/>
    <w:rsid w:val="00232B7A"/>
    <w:rsid w:val="00232C26"/>
    <w:rsid w:val="002472BB"/>
    <w:rsid w:val="00250500"/>
    <w:rsid w:val="002674F8"/>
    <w:rsid w:val="00272841"/>
    <w:rsid w:val="00274176"/>
    <w:rsid w:val="002871A1"/>
    <w:rsid w:val="00291413"/>
    <w:rsid w:val="002A2FBF"/>
    <w:rsid w:val="002A5611"/>
    <w:rsid w:val="002B10BC"/>
    <w:rsid w:val="002C311D"/>
    <w:rsid w:val="002D0AD9"/>
    <w:rsid w:val="002D1DE0"/>
    <w:rsid w:val="002D1F8C"/>
    <w:rsid w:val="002D2C14"/>
    <w:rsid w:val="002D5B5E"/>
    <w:rsid w:val="002D6C81"/>
    <w:rsid w:val="002E48A7"/>
    <w:rsid w:val="002F110D"/>
    <w:rsid w:val="002F4B50"/>
    <w:rsid w:val="002F617A"/>
    <w:rsid w:val="003004F0"/>
    <w:rsid w:val="00302262"/>
    <w:rsid w:val="0030261E"/>
    <w:rsid w:val="003026D6"/>
    <w:rsid w:val="00304FD4"/>
    <w:rsid w:val="00310CE4"/>
    <w:rsid w:val="00311BAD"/>
    <w:rsid w:val="003124B2"/>
    <w:rsid w:val="00313672"/>
    <w:rsid w:val="003147DA"/>
    <w:rsid w:val="003179DA"/>
    <w:rsid w:val="00320A25"/>
    <w:rsid w:val="00324A7E"/>
    <w:rsid w:val="00327784"/>
    <w:rsid w:val="00330A23"/>
    <w:rsid w:val="00330EA7"/>
    <w:rsid w:val="0033171A"/>
    <w:rsid w:val="00331F92"/>
    <w:rsid w:val="003332BE"/>
    <w:rsid w:val="00342CF2"/>
    <w:rsid w:val="00344364"/>
    <w:rsid w:val="003541C0"/>
    <w:rsid w:val="00360940"/>
    <w:rsid w:val="00361C52"/>
    <w:rsid w:val="00362DC0"/>
    <w:rsid w:val="003633F7"/>
    <w:rsid w:val="00371B83"/>
    <w:rsid w:val="00371F52"/>
    <w:rsid w:val="00376CD4"/>
    <w:rsid w:val="0037704A"/>
    <w:rsid w:val="003831EF"/>
    <w:rsid w:val="003838F9"/>
    <w:rsid w:val="00390224"/>
    <w:rsid w:val="00391965"/>
    <w:rsid w:val="003937EB"/>
    <w:rsid w:val="003A13DF"/>
    <w:rsid w:val="003A52A9"/>
    <w:rsid w:val="003A5F07"/>
    <w:rsid w:val="003B225E"/>
    <w:rsid w:val="003B2669"/>
    <w:rsid w:val="003B4865"/>
    <w:rsid w:val="003B51D1"/>
    <w:rsid w:val="003C4E05"/>
    <w:rsid w:val="003D31E8"/>
    <w:rsid w:val="003D41C8"/>
    <w:rsid w:val="003E2034"/>
    <w:rsid w:val="003E3E3F"/>
    <w:rsid w:val="003E462D"/>
    <w:rsid w:val="003F3120"/>
    <w:rsid w:val="003F3A4D"/>
    <w:rsid w:val="004001AD"/>
    <w:rsid w:val="004033F3"/>
    <w:rsid w:val="00412B7A"/>
    <w:rsid w:val="00414AF5"/>
    <w:rsid w:val="004262C0"/>
    <w:rsid w:val="00430637"/>
    <w:rsid w:val="00432A7B"/>
    <w:rsid w:val="0043511A"/>
    <w:rsid w:val="0043571C"/>
    <w:rsid w:val="00436A63"/>
    <w:rsid w:val="00436F63"/>
    <w:rsid w:val="004439F6"/>
    <w:rsid w:val="004448BB"/>
    <w:rsid w:val="00444C10"/>
    <w:rsid w:val="004465BE"/>
    <w:rsid w:val="004643CE"/>
    <w:rsid w:val="004677D5"/>
    <w:rsid w:val="004779DC"/>
    <w:rsid w:val="00493FE7"/>
    <w:rsid w:val="00496826"/>
    <w:rsid w:val="004A371A"/>
    <w:rsid w:val="004B1776"/>
    <w:rsid w:val="004C64DE"/>
    <w:rsid w:val="004D18F1"/>
    <w:rsid w:val="004D6F70"/>
    <w:rsid w:val="004D721F"/>
    <w:rsid w:val="004D7AF4"/>
    <w:rsid w:val="004E2388"/>
    <w:rsid w:val="004E23C2"/>
    <w:rsid w:val="004E24C8"/>
    <w:rsid w:val="004E327B"/>
    <w:rsid w:val="004E6B89"/>
    <w:rsid w:val="004E7087"/>
    <w:rsid w:val="004E7A44"/>
    <w:rsid w:val="004E7D56"/>
    <w:rsid w:val="00500063"/>
    <w:rsid w:val="005006F9"/>
    <w:rsid w:val="00505300"/>
    <w:rsid w:val="00514627"/>
    <w:rsid w:val="005158D2"/>
    <w:rsid w:val="00523E79"/>
    <w:rsid w:val="0052796B"/>
    <w:rsid w:val="00527B6C"/>
    <w:rsid w:val="00531681"/>
    <w:rsid w:val="005350A0"/>
    <w:rsid w:val="00537D19"/>
    <w:rsid w:val="005403D8"/>
    <w:rsid w:val="0054103D"/>
    <w:rsid w:val="005415D6"/>
    <w:rsid w:val="00546117"/>
    <w:rsid w:val="00554706"/>
    <w:rsid w:val="0055536C"/>
    <w:rsid w:val="005620FA"/>
    <w:rsid w:val="00567102"/>
    <w:rsid w:val="00577C62"/>
    <w:rsid w:val="005926DA"/>
    <w:rsid w:val="00592B53"/>
    <w:rsid w:val="005A2230"/>
    <w:rsid w:val="005A5FEB"/>
    <w:rsid w:val="005B2A01"/>
    <w:rsid w:val="005C14ED"/>
    <w:rsid w:val="005C1B6B"/>
    <w:rsid w:val="005C2D8D"/>
    <w:rsid w:val="005C374D"/>
    <w:rsid w:val="005C7AC4"/>
    <w:rsid w:val="005D3522"/>
    <w:rsid w:val="005D3A23"/>
    <w:rsid w:val="005D3CA2"/>
    <w:rsid w:val="005E547F"/>
    <w:rsid w:val="005E7A4E"/>
    <w:rsid w:val="005F427B"/>
    <w:rsid w:val="005F48A8"/>
    <w:rsid w:val="005F74D5"/>
    <w:rsid w:val="00601C53"/>
    <w:rsid w:val="0062206A"/>
    <w:rsid w:val="006233B2"/>
    <w:rsid w:val="0063368D"/>
    <w:rsid w:val="00637285"/>
    <w:rsid w:val="00641C2B"/>
    <w:rsid w:val="00641F5C"/>
    <w:rsid w:val="0064268F"/>
    <w:rsid w:val="0064717F"/>
    <w:rsid w:val="0065064A"/>
    <w:rsid w:val="006530CD"/>
    <w:rsid w:val="00662782"/>
    <w:rsid w:val="00664E0E"/>
    <w:rsid w:val="00667311"/>
    <w:rsid w:val="00683354"/>
    <w:rsid w:val="0068484E"/>
    <w:rsid w:val="006902DC"/>
    <w:rsid w:val="00690E28"/>
    <w:rsid w:val="00693888"/>
    <w:rsid w:val="00693BB5"/>
    <w:rsid w:val="006A0CB1"/>
    <w:rsid w:val="006A145E"/>
    <w:rsid w:val="006B1790"/>
    <w:rsid w:val="006B39EC"/>
    <w:rsid w:val="006C255D"/>
    <w:rsid w:val="006C2B6B"/>
    <w:rsid w:val="006C639B"/>
    <w:rsid w:val="006E0AB7"/>
    <w:rsid w:val="006E267E"/>
    <w:rsid w:val="006E2742"/>
    <w:rsid w:val="006E474B"/>
    <w:rsid w:val="006F273F"/>
    <w:rsid w:val="006F7CA6"/>
    <w:rsid w:val="007009A6"/>
    <w:rsid w:val="00702539"/>
    <w:rsid w:val="00711E4E"/>
    <w:rsid w:val="00712220"/>
    <w:rsid w:val="00713F2F"/>
    <w:rsid w:val="00714A94"/>
    <w:rsid w:val="00722480"/>
    <w:rsid w:val="0072343A"/>
    <w:rsid w:val="007254CA"/>
    <w:rsid w:val="007256E3"/>
    <w:rsid w:val="00726337"/>
    <w:rsid w:val="00732A14"/>
    <w:rsid w:val="00735501"/>
    <w:rsid w:val="00736C2C"/>
    <w:rsid w:val="0074086C"/>
    <w:rsid w:val="0074128F"/>
    <w:rsid w:val="00752515"/>
    <w:rsid w:val="00755081"/>
    <w:rsid w:val="00763BF8"/>
    <w:rsid w:val="007647EC"/>
    <w:rsid w:val="007672FE"/>
    <w:rsid w:val="00773E2A"/>
    <w:rsid w:val="00777BA2"/>
    <w:rsid w:val="00791958"/>
    <w:rsid w:val="007926C6"/>
    <w:rsid w:val="00792EF3"/>
    <w:rsid w:val="00795661"/>
    <w:rsid w:val="00795CE2"/>
    <w:rsid w:val="007A31FD"/>
    <w:rsid w:val="007A33AA"/>
    <w:rsid w:val="007A4908"/>
    <w:rsid w:val="007B179C"/>
    <w:rsid w:val="007B2A82"/>
    <w:rsid w:val="007B52FF"/>
    <w:rsid w:val="007C32C6"/>
    <w:rsid w:val="007C50A0"/>
    <w:rsid w:val="007C52A5"/>
    <w:rsid w:val="007D1DD7"/>
    <w:rsid w:val="007D1FBD"/>
    <w:rsid w:val="007D264E"/>
    <w:rsid w:val="007E5207"/>
    <w:rsid w:val="007E5AA8"/>
    <w:rsid w:val="007E62C6"/>
    <w:rsid w:val="007E7207"/>
    <w:rsid w:val="007F0988"/>
    <w:rsid w:val="007F7AB6"/>
    <w:rsid w:val="00801975"/>
    <w:rsid w:val="00802CA3"/>
    <w:rsid w:val="00804FC3"/>
    <w:rsid w:val="008053C6"/>
    <w:rsid w:val="00820022"/>
    <w:rsid w:val="00822E2A"/>
    <w:rsid w:val="00826849"/>
    <w:rsid w:val="0083055F"/>
    <w:rsid w:val="00832DB0"/>
    <w:rsid w:val="008361D0"/>
    <w:rsid w:val="00837E85"/>
    <w:rsid w:val="00842877"/>
    <w:rsid w:val="008459B8"/>
    <w:rsid w:val="00846E3F"/>
    <w:rsid w:val="00850F96"/>
    <w:rsid w:val="00851CD0"/>
    <w:rsid w:val="00852735"/>
    <w:rsid w:val="008571DD"/>
    <w:rsid w:val="0085738F"/>
    <w:rsid w:val="00885F92"/>
    <w:rsid w:val="00886912"/>
    <w:rsid w:val="00890D4F"/>
    <w:rsid w:val="00891C6D"/>
    <w:rsid w:val="008939A1"/>
    <w:rsid w:val="00894FA8"/>
    <w:rsid w:val="008A1267"/>
    <w:rsid w:val="008A5AAF"/>
    <w:rsid w:val="008B144E"/>
    <w:rsid w:val="008B712D"/>
    <w:rsid w:val="008C0513"/>
    <w:rsid w:val="008D3881"/>
    <w:rsid w:val="008D66F9"/>
    <w:rsid w:val="008E7BC0"/>
    <w:rsid w:val="008F58AF"/>
    <w:rsid w:val="008F7F0F"/>
    <w:rsid w:val="00902328"/>
    <w:rsid w:val="00904321"/>
    <w:rsid w:val="00907AD5"/>
    <w:rsid w:val="0091053B"/>
    <w:rsid w:val="00912C62"/>
    <w:rsid w:val="00914482"/>
    <w:rsid w:val="00922C41"/>
    <w:rsid w:val="00923AF4"/>
    <w:rsid w:val="0093525C"/>
    <w:rsid w:val="00936E07"/>
    <w:rsid w:val="00940400"/>
    <w:rsid w:val="00943583"/>
    <w:rsid w:val="00943E00"/>
    <w:rsid w:val="009561F9"/>
    <w:rsid w:val="009656C8"/>
    <w:rsid w:val="0097468F"/>
    <w:rsid w:val="009758F9"/>
    <w:rsid w:val="00976649"/>
    <w:rsid w:val="00977A45"/>
    <w:rsid w:val="00985895"/>
    <w:rsid w:val="009877AA"/>
    <w:rsid w:val="0099092A"/>
    <w:rsid w:val="0099519D"/>
    <w:rsid w:val="0099575C"/>
    <w:rsid w:val="009965FE"/>
    <w:rsid w:val="009A144E"/>
    <w:rsid w:val="009A146B"/>
    <w:rsid w:val="009A4282"/>
    <w:rsid w:val="009B2E61"/>
    <w:rsid w:val="009C13D2"/>
    <w:rsid w:val="009C348A"/>
    <w:rsid w:val="009C450C"/>
    <w:rsid w:val="009D4545"/>
    <w:rsid w:val="009D509F"/>
    <w:rsid w:val="009E0692"/>
    <w:rsid w:val="009E0CA9"/>
    <w:rsid w:val="009E141A"/>
    <w:rsid w:val="009E1AF6"/>
    <w:rsid w:val="009E2F64"/>
    <w:rsid w:val="009E4CF7"/>
    <w:rsid w:val="009E6F4C"/>
    <w:rsid w:val="009F06C5"/>
    <w:rsid w:val="00A00473"/>
    <w:rsid w:val="00A10260"/>
    <w:rsid w:val="00A15DC9"/>
    <w:rsid w:val="00A2069D"/>
    <w:rsid w:val="00A24868"/>
    <w:rsid w:val="00A30185"/>
    <w:rsid w:val="00A32448"/>
    <w:rsid w:val="00A347F1"/>
    <w:rsid w:val="00A35C11"/>
    <w:rsid w:val="00A4287D"/>
    <w:rsid w:val="00A50E45"/>
    <w:rsid w:val="00A51EB5"/>
    <w:rsid w:val="00A54B22"/>
    <w:rsid w:val="00A56595"/>
    <w:rsid w:val="00A56DB9"/>
    <w:rsid w:val="00A620D3"/>
    <w:rsid w:val="00A63E69"/>
    <w:rsid w:val="00A660E3"/>
    <w:rsid w:val="00A71EDA"/>
    <w:rsid w:val="00A74FD3"/>
    <w:rsid w:val="00A755DC"/>
    <w:rsid w:val="00A771C7"/>
    <w:rsid w:val="00A8030C"/>
    <w:rsid w:val="00A80AC8"/>
    <w:rsid w:val="00A82F25"/>
    <w:rsid w:val="00A85FCD"/>
    <w:rsid w:val="00A9231D"/>
    <w:rsid w:val="00AA0B5E"/>
    <w:rsid w:val="00AA3AEF"/>
    <w:rsid w:val="00AA46F9"/>
    <w:rsid w:val="00AA4C97"/>
    <w:rsid w:val="00AA5472"/>
    <w:rsid w:val="00AB229F"/>
    <w:rsid w:val="00AB2D11"/>
    <w:rsid w:val="00AB312A"/>
    <w:rsid w:val="00AB77A0"/>
    <w:rsid w:val="00AD1761"/>
    <w:rsid w:val="00AE0623"/>
    <w:rsid w:val="00AE45C2"/>
    <w:rsid w:val="00AE61E9"/>
    <w:rsid w:val="00AF40B2"/>
    <w:rsid w:val="00B0043E"/>
    <w:rsid w:val="00B011F2"/>
    <w:rsid w:val="00B21982"/>
    <w:rsid w:val="00B26BAE"/>
    <w:rsid w:val="00B356EE"/>
    <w:rsid w:val="00B41DE3"/>
    <w:rsid w:val="00B54199"/>
    <w:rsid w:val="00B57A6E"/>
    <w:rsid w:val="00B60463"/>
    <w:rsid w:val="00B630B8"/>
    <w:rsid w:val="00B71280"/>
    <w:rsid w:val="00B73D0C"/>
    <w:rsid w:val="00B762DC"/>
    <w:rsid w:val="00B7749B"/>
    <w:rsid w:val="00B842BC"/>
    <w:rsid w:val="00B86B84"/>
    <w:rsid w:val="00B87309"/>
    <w:rsid w:val="00B907C3"/>
    <w:rsid w:val="00B950EB"/>
    <w:rsid w:val="00B97F4A"/>
    <w:rsid w:val="00BA437B"/>
    <w:rsid w:val="00BB486A"/>
    <w:rsid w:val="00BB62FF"/>
    <w:rsid w:val="00BB6702"/>
    <w:rsid w:val="00BB7480"/>
    <w:rsid w:val="00BC19E4"/>
    <w:rsid w:val="00BC6CDE"/>
    <w:rsid w:val="00BD2C20"/>
    <w:rsid w:val="00BD5D61"/>
    <w:rsid w:val="00BD622B"/>
    <w:rsid w:val="00BF12E3"/>
    <w:rsid w:val="00BF3519"/>
    <w:rsid w:val="00BF3900"/>
    <w:rsid w:val="00BF3AE6"/>
    <w:rsid w:val="00BF3FD5"/>
    <w:rsid w:val="00C0029E"/>
    <w:rsid w:val="00C00908"/>
    <w:rsid w:val="00C021CF"/>
    <w:rsid w:val="00C03270"/>
    <w:rsid w:val="00C108A5"/>
    <w:rsid w:val="00C1374C"/>
    <w:rsid w:val="00C13B78"/>
    <w:rsid w:val="00C1461B"/>
    <w:rsid w:val="00C14CAD"/>
    <w:rsid w:val="00C15DE1"/>
    <w:rsid w:val="00C219B2"/>
    <w:rsid w:val="00C26866"/>
    <w:rsid w:val="00C330F5"/>
    <w:rsid w:val="00C352F3"/>
    <w:rsid w:val="00C405B6"/>
    <w:rsid w:val="00C47289"/>
    <w:rsid w:val="00C545A3"/>
    <w:rsid w:val="00C54C08"/>
    <w:rsid w:val="00C55007"/>
    <w:rsid w:val="00C55EE4"/>
    <w:rsid w:val="00C57B13"/>
    <w:rsid w:val="00C60E9E"/>
    <w:rsid w:val="00C61E58"/>
    <w:rsid w:val="00C64A5A"/>
    <w:rsid w:val="00C671A6"/>
    <w:rsid w:val="00C67874"/>
    <w:rsid w:val="00C71606"/>
    <w:rsid w:val="00C77E96"/>
    <w:rsid w:val="00C9531F"/>
    <w:rsid w:val="00CA03F0"/>
    <w:rsid w:val="00CA3F10"/>
    <w:rsid w:val="00CA5EDA"/>
    <w:rsid w:val="00CB1B4D"/>
    <w:rsid w:val="00CC0224"/>
    <w:rsid w:val="00CC0674"/>
    <w:rsid w:val="00CC6731"/>
    <w:rsid w:val="00CD2094"/>
    <w:rsid w:val="00CD2103"/>
    <w:rsid w:val="00CD41FD"/>
    <w:rsid w:val="00CE041D"/>
    <w:rsid w:val="00CE1743"/>
    <w:rsid w:val="00CE26DD"/>
    <w:rsid w:val="00CE28AE"/>
    <w:rsid w:val="00CE6B96"/>
    <w:rsid w:val="00CF2577"/>
    <w:rsid w:val="00CF4E26"/>
    <w:rsid w:val="00CF787E"/>
    <w:rsid w:val="00D01D6A"/>
    <w:rsid w:val="00D02D54"/>
    <w:rsid w:val="00D037F8"/>
    <w:rsid w:val="00D053F2"/>
    <w:rsid w:val="00D05BB2"/>
    <w:rsid w:val="00D0788D"/>
    <w:rsid w:val="00D15F69"/>
    <w:rsid w:val="00D2216E"/>
    <w:rsid w:val="00D22707"/>
    <w:rsid w:val="00D24678"/>
    <w:rsid w:val="00D2468A"/>
    <w:rsid w:val="00D25C3D"/>
    <w:rsid w:val="00D27399"/>
    <w:rsid w:val="00D313C6"/>
    <w:rsid w:val="00D35A10"/>
    <w:rsid w:val="00D360E2"/>
    <w:rsid w:val="00D42A3D"/>
    <w:rsid w:val="00D43E4E"/>
    <w:rsid w:val="00D44561"/>
    <w:rsid w:val="00D4651A"/>
    <w:rsid w:val="00D54512"/>
    <w:rsid w:val="00D604F8"/>
    <w:rsid w:val="00D60F59"/>
    <w:rsid w:val="00D62677"/>
    <w:rsid w:val="00D64FE1"/>
    <w:rsid w:val="00D66A5D"/>
    <w:rsid w:val="00D6792C"/>
    <w:rsid w:val="00D714E9"/>
    <w:rsid w:val="00D7279C"/>
    <w:rsid w:val="00D72E85"/>
    <w:rsid w:val="00D75EC0"/>
    <w:rsid w:val="00D76CE4"/>
    <w:rsid w:val="00D81551"/>
    <w:rsid w:val="00D83C88"/>
    <w:rsid w:val="00D86EA2"/>
    <w:rsid w:val="00DA1FC4"/>
    <w:rsid w:val="00DA3E6F"/>
    <w:rsid w:val="00DA5FD1"/>
    <w:rsid w:val="00DA7396"/>
    <w:rsid w:val="00DB4572"/>
    <w:rsid w:val="00DB726F"/>
    <w:rsid w:val="00DB7AB1"/>
    <w:rsid w:val="00DC5F50"/>
    <w:rsid w:val="00DC61BD"/>
    <w:rsid w:val="00DD2498"/>
    <w:rsid w:val="00DD2C7A"/>
    <w:rsid w:val="00DD2E73"/>
    <w:rsid w:val="00DD750F"/>
    <w:rsid w:val="00DD7CBB"/>
    <w:rsid w:val="00DE1940"/>
    <w:rsid w:val="00DE23B2"/>
    <w:rsid w:val="00DE49E5"/>
    <w:rsid w:val="00DE50AF"/>
    <w:rsid w:val="00DE5396"/>
    <w:rsid w:val="00E100DC"/>
    <w:rsid w:val="00E145DE"/>
    <w:rsid w:val="00E168D8"/>
    <w:rsid w:val="00E21FFE"/>
    <w:rsid w:val="00E22583"/>
    <w:rsid w:val="00E2385B"/>
    <w:rsid w:val="00E24C0D"/>
    <w:rsid w:val="00E27FF0"/>
    <w:rsid w:val="00E30D6B"/>
    <w:rsid w:val="00E31D44"/>
    <w:rsid w:val="00E34A98"/>
    <w:rsid w:val="00E34AB3"/>
    <w:rsid w:val="00E34CB1"/>
    <w:rsid w:val="00E36550"/>
    <w:rsid w:val="00E40B34"/>
    <w:rsid w:val="00E467B1"/>
    <w:rsid w:val="00E74D3E"/>
    <w:rsid w:val="00E814BB"/>
    <w:rsid w:val="00E82105"/>
    <w:rsid w:val="00E833E7"/>
    <w:rsid w:val="00E85359"/>
    <w:rsid w:val="00E912F2"/>
    <w:rsid w:val="00E94153"/>
    <w:rsid w:val="00E95602"/>
    <w:rsid w:val="00EA59B0"/>
    <w:rsid w:val="00EB0F0E"/>
    <w:rsid w:val="00EB12CD"/>
    <w:rsid w:val="00EB261A"/>
    <w:rsid w:val="00EB2C57"/>
    <w:rsid w:val="00EC62D2"/>
    <w:rsid w:val="00ED098B"/>
    <w:rsid w:val="00ED0F34"/>
    <w:rsid w:val="00ED3452"/>
    <w:rsid w:val="00ED4619"/>
    <w:rsid w:val="00ED692C"/>
    <w:rsid w:val="00ED7FBF"/>
    <w:rsid w:val="00EE0EE5"/>
    <w:rsid w:val="00EE20B3"/>
    <w:rsid w:val="00F016A9"/>
    <w:rsid w:val="00F0282D"/>
    <w:rsid w:val="00F066BD"/>
    <w:rsid w:val="00F25A77"/>
    <w:rsid w:val="00F25EDD"/>
    <w:rsid w:val="00F26712"/>
    <w:rsid w:val="00F32CD8"/>
    <w:rsid w:val="00F348B1"/>
    <w:rsid w:val="00F409C5"/>
    <w:rsid w:val="00F4219D"/>
    <w:rsid w:val="00F44EA8"/>
    <w:rsid w:val="00F5047E"/>
    <w:rsid w:val="00F50EC3"/>
    <w:rsid w:val="00F562BA"/>
    <w:rsid w:val="00F577C1"/>
    <w:rsid w:val="00F62C13"/>
    <w:rsid w:val="00F701F7"/>
    <w:rsid w:val="00F704AE"/>
    <w:rsid w:val="00F7068C"/>
    <w:rsid w:val="00F72330"/>
    <w:rsid w:val="00F76263"/>
    <w:rsid w:val="00F80810"/>
    <w:rsid w:val="00F8527A"/>
    <w:rsid w:val="00F90712"/>
    <w:rsid w:val="00F93D01"/>
    <w:rsid w:val="00F96B7D"/>
    <w:rsid w:val="00FA3EC2"/>
    <w:rsid w:val="00FA58E5"/>
    <w:rsid w:val="00FC2CB9"/>
    <w:rsid w:val="00FC41D4"/>
    <w:rsid w:val="00FC6283"/>
    <w:rsid w:val="00FC73B8"/>
    <w:rsid w:val="00FD49E9"/>
    <w:rsid w:val="00FD4F86"/>
    <w:rsid w:val="00FD61AD"/>
    <w:rsid w:val="00FE556C"/>
    <w:rsid w:val="00FE77DA"/>
    <w:rsid w:val="00FE78CD"/>
    <w:rsid w:val="00FE7D01"/>
    <w:rsid w:val="00FF4D85"/>
    <w:rsid w:val="00FF6EB8"/>
    <w:rsid w:val="07056303"/>
    <w:rsid w:val="29E57427"/>
    <w:rsid w:val="33072A15"/>
    <w:rsid w:val="40CE24FC"/>
    <w:rsid w:val="416F37DF"/>
    <w:rsid w:val="50787A08"/>
    <w:rsid w:val="55E35AEC"/>
    <w:rsid w:val="576906A1"/>
    <w:rsid w:val="64A019AF"/>
    <w:rsid w:val="70FE46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600" w:lineRule="exact"/>
      <w:ind w:firstLine="200" w:firstLineChars="200"/>
      <w:jc w:val="both"/>
    </w:pPr>
    <w:rPr>
      <w:rFonts w:ascii="Times New Roman" w:hAnsi="Times New Roman" w:eastAsia="仿宋_GB2312" w:cstheme="minorBidi"/>
      <w:kern w:val="2"/>
      <w:sz w:val="32"/>
      <w:szCs w:val="21"/>
      <w:lang w:val="en-US" w:eastAsia="zh-CN" w:bidi="ar-SA"/>
    </w:rPr>
  </w:style>
  <w:style w:type="paragraph" w:styleId="2">
    <w:name w:val="heading 1"/>
    <w:basedOn w:val="1"/>
    <w:next w:val="1"/>
    <w:link w:val="19"/>
    <w:qFormat/>
    <w:uiPriority w:val="9"/>
    <w:pPr>
      <w:numPr>
        <w:ilvl w:val="0"/>
        <w:numId w:val="1"/>
      </w:numPr>
      <w:spacing w:line="240" w:lineRule="auto"/>
      <w:ind w:firstLineChars="0"/>
      <w:outlineLvl w:val="0"/>
    </w:pPr>
    <w:rPr>
      <w:rFonts w:eastAsia="仿宋"/>
      <w:b/>
      <w:bCs/>
      <w:kern w:val="44"/>
      <w:szCs w:val="44"/>
    </w:rPr>
  </w:style>
  <w:style w:type="paragraph" w:styleId="3">
    <w:name w:val="heading 2"/>
    <w:basedOn w:val="1"/>
    <w:next w:val="1"/>
    <w:link w:val="20"/>
    <w:unhideWhenUsed/>
    <w:qFormat/>
    <w:uiPriority w:val="9"/>
    <w:pPr>
      <w:numPr>
        <w:ilvl w:val="1"/>
        <w:numId w:val="1"/>
      </w:numPr>
      <w:spacing w:line="240" w:lineRule="auto"/>
      <w:ind w:firstLineChars="0"/>
      <w:outlineLvl w:val="1"/>
    </w:pPr>
    <w:rPr>
      <w:rFonts w:eastAsia="仿宋" w:cstheme="majorBidi"/>
      <w:b/>
      <w:bCs/>
      <w:szCs w:val="32"/>
    </w:rPr>
  </w:style>
  <w:style w:type="paragraph" w:styleId="4">
    <w:name w:val="heading 3"/>
    <w:basedOn w:val="1"/>
    <w:next w:val="1"/>
    <w:link w:val="21"/>
    <w:unhideWhenUsed/>
    <w:qFormat/>
    <w:uiPriority w:val="9"/>
    <w:pPr>
      <w:numPr>
        <w:ilvl w:val="2"/>
        <w:numId w:val="1"/>
      </w:numPr>
      <w:spacing w:line="240" w:lineRule="auto"/>
      <w:ind w:firstLineChars="0"/>
      <w:outlineLvl w:val="2"/>
    </w:pPr>
    <w:rPr>
      <w:rFonts w:eastAsia="仿宋"/>
      <w:b/>
      <w:bCs/>
      <w:szCs w:val="32"/>
    </w:rPr>
  </w:style>
  <w:style w:type="paragraph" w:styleId="5">
    <w:name w:val="heading 4"/>
    <w:basedOn w:val="1"/>
    <w:next w:val="1"/>
    <w:link w:val="22"/>
    <w:unhideWhenUsed/>
    <w:qFormat/>
    <w:uiPriority w:val="9"/>
    <w:pPr>
      <w:numPr>
        <w:ilvl w:val="3"/>
        <w:numId w:val="1"/>
      </w:numPr>
      <w:spacing w:line="240" w:lineRule="auto"/>
      <w:ind w:firstLineChars="0"/>
      <w:outlineLvl w:val="3"/>
    </w:pPr>
    <w:rPr>
      <w:rFonts w:eastAsia="仿宋" w:cstheme="majorBidi"/>
      <w:b/>
      <w:bCs/>
      <w:szCs w:val="28"/>
    </w:rPr>
  </w:style>
  <w:style w:type="character" w:default="1" w:styleId="14">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6">
    <w:name w:val="annotation subject"/>
    <w:basedOn w:val="7"/>
    <w:next w:val="7"/>
    <w:link w:val="26"/>
    <w:semiHidden/>
    <w:unhideWhenUsed/>
    <w:qFormat/>
    <w:uiPriority w:val="99"/>
    <w:rPr>
      <w:b/>
      <w:bCs/>
    </w:rPr>
  </w:style>
  <w:style w:type="paragraph" w:styleId="7">
    <w:name w:val="annotation text"/>
    <w:basedOn w:val="1"/>
    <w:link w:val="25"/>
    <w:semiHidden/>
    <w:unhideWhenUsed/>
    <w:qFormat/>
    <w:uiPriority w:val="99"/>
    <w:pPr>
      <w:jc w:val="left"/>
    </w:pPr>
    <w:rPr>
      <w:rFonts w:eastAsia="宋体"/>
    </w:rPr>
  </w:style>
  <w:style w:type="paragraph" w:styleId="8">
    <w:name w:val="toc 3"/>
    <w:basedOn w:val="1"/>
    <w:next w:val="1"/>
    <w:unhideWhenUsed/>
    <w:qFormat/>
    <w:uiPriority w:val="39"/>
    <w:pPr>
      <w:widowControl/>
      <w:spacing w:line="560" w:lineRule="exact"/>
      <w:ind w:left="442" w:firstLine="0" w:firstLineChars="0"/>
      <w:jc w:val="left"/>
    </w:pPr>
    <w:rPr>
      <w:rFonts w:cs="Times New Roman"/>
      <w:kern w:val="0"/>
      <w:sz w:val="28"/>
      <w:szCs w:val="22"/>
    </w:rPr>
  </w:style>
  <w:style w:type="paragraph" w:styleId="9">
    <w:name w:val="Balloon Text"/>
    <w:basedOn w:val="1"/>
    <w:link w:val="27"/>
    <w:semiHidden/>
    <w:unhideWhenUsed/>
    <w:qFormat/>
    <w:uiPriority w:val="99"/>
    <w:rPr>
      <w:rFonts w:eastAsia="宋体"/>
      <w:sz w:val="18"/>
      <w:szCs w:val="18"/>
    </w:rPr>
  </w:style>
  <w:style w:type="paragraph" w:styleId="10">
    <w:name w:val="footer"/>
    <w:basedOn w:val="1"/>
    <w:link w:val="24"/>
    <w:unhideWhenUsed/>
    <w:qFormat/>
    <w:uiPriority w:val="99"/>
    <w:pPr>
      <w:tabs>
        <w:tab w:val="center" w:pos="4153"/>
        <w:tab w:val="right" w:pos="8306"/>
      </w:tabs>
      <w:snapToGrid w:val="0"/>
      <w:jc w:val="left"/>
    </w:pPr>
    <w:rPr>
      <w:sz w:val="18"/>
      <w:szCs w:val="18"/>
    </w:rPr>
  </w:style>
  <w:style w:type="paragraph" w:styleId="11">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pPr>
      <w:widowControl/>
      <w:spacing w:line="560" w:lineRule="exact"/>
      <w:ind w:firstLine="0" w:firstLineChars="0"/>
    </w:pPr>
    <w:rPr>
      <w:rFonts w:eastAsia="仿宋" w:cs="Times New Roman"/>
      <w:b/>
      <w:kern w:val="0"/>
      <w:sz w:val="28"/>
      <w:szCs w:val="22"/>
    </w:rPr>
  </w:style>
  <w:style w:type="paragraph" w:styleId="13">
    <w:name w:val="toc 2"/>
    <w:basedOn w:val="1"/>
    <w:next w:val="1"/>
    <w:unhideWhenUsed/>
    <w:qFormat/>
    <w:uiPriority w:val="39"/>
    <w:pPr>
      <w:widowControl/>
      <w:spacing w:line="560" w:lineRule="exact"/>
      <w:ind w:left="221" w:firstLine="0" w:firstLineChars="0"/>
      <w:jc w:val="left"/>
    </w:pPr>
    <w:rPr>
      <w:rFonts w:cs="Times New Roman"/>
      <w:kern w:val="0"/>
      <w:sz w:val="28"/>
      <w:szCs w:val="22"/>
    </w:r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character" w:styleId="16">
    <w:name w:val="annotation reference"/>
    <w:basedOn w:val="14"/>
    <w:semiHidden/>
    <w:unhideWhenUsed/>
    <w:qFormat/>
    <w:uiPriority w:val="99"/>
    <w:rPr>
      <w:rFonts w:eastAsia="宋体"/>
      <w:sz w:val="21"/>
      <w:szCs w:val="21"/>
    </w:rPr>
  </w:style>
  <w:style w:type="table" w:styleId="18">
    <w:name w:val="Table Grid"/>
    <w:basedOn w:val="17"/>
    <w:qFormat/>
    <w:uiPriority w:val="59"/>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9">
    <w:name w:val="标题 1 Char"/>
    <w:basedOn w:val="14"/>
    <w:link w:val="2"/>
    <w:qFormat/>
    <w:uiPriority w:val="9"/>
    <w:rPr>
      <w:rFonts w:ascii="Times New Roman" w:hAnsi="Times New Roman" w:eastAsia="仿宋"/>
      <w:b/>
      <w:bCs/>
      <w:kern w:val="44"/>
      <w:sz w:val="32"/>
      <w:szCs w:val="44"/>
    </w:rPr>
  </w:style>
  <w:style w:type="character" w:customStyle="1" w:styleId="20">
    <w:name w:val="标题 2 Char"/>
    <w:basedOn w:val="14"/>
    <w:link w:val="3"/>
    <w:qFormat/>
    <w:uiPriority w:val="9"/>
    <w:rPr>
      <w:rFonts w:ascii="Times New Roman" w:hAnsi="Times New Roman" w:eastAsia="仿宋" w:cstheme="majorBidi"/>
      <w:b/>
      <w:bCs/>
      <w:sz w:val="32"/>
      <w:szCs w:val="32"/>
    </w:rPr>
  </w:style>
  <w:style w:type="character" w:customStyle="1" w:styleId="21">
    <w:name w:val="标题 3 Char"/>
    <w:basedOn w:val="14"/>
    <w:link w:val="4"/>
    <w:qFormat/>
    <w:uiPriority w:val="9"/>
    <w:rPr>
      <w:rFonts w:ascii="Times New Roman" w:hAnsi="Times New Roman" w:eastAsia="仿宋"/>
      <w:b/>
      <w:bCs/>
      <w:sz w:val="32"/>
      <w:szCs w:val="32"/>
    </w:rPr>
  </w:style>
  <w:style w:type="character" w:customStyle="1" w:styleId="22">
    <w:name w:val="标题 4 Char"/>
    <w:basedOn w:val="14"/>
    <w:link w:val="5"/>
    <w:qFormat/>
    <w:uiPriority w:val="9"/>
    <w:rPr>
      <w:rFonts w:ascii="Times New Roman" w:hAnsi="Times New Roman" w:eastAsia="仿宋" w:cstheme="majorBidi"/>
      <w:b/>
      <w:bCs/>
      <w:sz w:val="32"/>
      <w:szCs w:val="28"/>
    </w:rPr>
  </w:style>
  <w:style w:type="character" w:customStyle="1" w:styleId="23">
    <w:name w:val="页眉 Char"/>
    <w:basedOn w:val="14"/>
    <w:link w:val="11"/>
    <w:qFormat/>
    <w:uiPriority w:val="99"/>
    <w:rPr>
      <w:sz w:val="18"/>
      <w:szCs w:val="18"/>
    </w:rPr>
  </w:style>
  <w:style w:type="character" w:customStyle="1" w:styleId="24">
    <w:name w:val="页脚 Char"/>
    <w:basedOn w:val="14"/>
    <w:link w:val="10"/>
    <w:qFormat/>
    <w:uiPriority w:val="99"/>
    <w:rPr>
      <w:sz w:val="18"/>
      <w:szCs w:val="18"/>
    </w:rPr>
  </w:style>
  <w:style w:type="character" w:customStyle="1" w:styleId="25">
    <w:name w:val="批注文字 Char"/>
    <w:basedOn w:val="14"/>
    <w:link w:val="7"/>
    <w:semiHidden/>
    <w:qFormat/>
    <w:uiPriority w:val="99"/>
    <w:rPr>
      <w:rFonts w:ascii="Times New Roman" w:hAnsi="Times New Roman" w:eastAsia="宋体"/>
      <w:sz w:val="32"/>
    </w:rPr>
  </w:style>
  <w:style w:type="character" w:customStyle="1" w:styleId="26">
    <w:name w:val="批注主题 Char"/>
    <w:basedOn w:val="25"/>
    <w:link w:val="6"/>
    <w:semiHidden/>
    <w:qFormat/>
    <w:uiPriority w:val="99"/>
    <w:rPr>
      <w:rFonts w:ascii="Times New Roman" w:hAnsi="Times New Roman" w:eastAsia="宋体"/>
      <w:b/>
      <w:bCs/>
      <w:sz w:val="32"/>
    </w:rPr>
  </w:style>
  <w:style w:type="character" w:customStyle="1" w:styleId="27">
    <w:name w:val="批注框文本 Char"/>
    <w:basedOn w:val="14"/>
    <w:link w:val="9"/>
    <w:semiHidden/>
    <w:qFormat/>
    <w:uiPriority w:val="99"/>
    <w:rPr>
      <w:rFonts w:ascii="Times New Roman" w:hAnsi="Times New Roman" w:eastAsia="宋体"/>
      <w:sz w:val="18"/>
      <w:szCs w:val="18"/>
    </w:rPr>
  </w:style>
  <w:style w:type="paragraph" w:customStyle="1" w:styleId="28">
    <w:name w:val="TOC Heading"/>
    <w:basedOn w:val="2"/>
    <w:next w:val="1"/>
    <w:unhideWhenUsed/>
    <w:qFormat/>
    <w:uiPriority w:val="39"/>
    <w:pPr>
      <w:keepNext/>
      <w:keepLines/>
      <w:widowControl/>
      <w:numPr>
        <w:numId w:val="0"/>
      </w:numPr>
      <w:spacing w:before="240" w:line="259" w:lineRule="auto"/>
      <w:jc w:val="left"/>
      <w:outlineLvl w:val="9"/>
    </w:pPr>
    <w:rPr>
      <w:rFonts w:asciiTheme="majorHAnsi" w:hAnsiTheme="majorHAnsi" w:eastAsiaTheme="majorEastAsia" w:cstheme="majorBidi"/>
      <w:b w:val="0"/>
      <w:bCs w:val="0"/>
      <w:color w:val="2F5597" w:themeColor="accent1" w:themeShade="BF"/>
      <w:kern w:val="0"/>
      <w:szCs w:val="32"/>
    </w:rPr>
  </w:style>
  <w:style w:type="character" w:customStyle="1" w:styleId="29">
    <w:name w:val="Unresolved Mention"/>
    <w:basedOn w:val="14"/>
    <w:semiHidden/>
    <w:unhideWhenUsed/>
    <w:qFormat/>
    <w:uiPriority w:val="99"/>
    <w:rPr>
      <w:color w:val="605E5C"/>
      <w:shd w:val="clear" w:color="auto" w:fill="E1DFDD"/>
    </w:rPr>
  </w:style>
  <w:style w:type="paragraph" w:styleId="30">
    <w:name w:val="List Paragraph"/>
    <w:basedOn w:val="1"/>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2" Type="http://schemas.microsoft.com/office/2011/relationships/people" Target="people.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jpeg"/><Relationship Id="rId23" Type="http://schemas.openxmlformats.org/officeDocument/2006/relationships/image" Target="media/image11.jpe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4098"/>
    <customShpInfo spid="_x0000_s4097"/>
    <customShpInfo spid="_x0000_s409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A23733F-F43E-4F63-BF5A-2C26B005244F}">
  <ds:schemaRefs/>
</ds:datastoreItem>
</file>

<file path=docProps/app.xml><?xml version="1.0" encoding="utf-8"?>
<Properties xmlns="http://schemas.openxmlformats.org/officeDocument/2006/extended-properties" xmlns:vt="http://schemas.openxmlformats.org/officeDocument/2006/docPropsVTypes">
  <Template>Normal.dotm</Template>
  <Pages>48</Pages>
  <Words>4000</Words>
  <Characters>22801</Characters>
  <Lines>190</Lines>
  <Paragraphs>53</Paragraphs>
  <TotalTime>30</TotalTime>
  <ScaleCrop>false</ScaleCrop>
  <LinksUpToDate>false</LinksUpToDate>
  <CharactersWithSpaces>26748</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2018-12-09T06:58:00Z</dcterms:created>
  <dc:creator>罗 汉忠</dc:creator>
  <cp:lastModifiedBy>Song</cp:lastModifiedBy>
  <cp:lastPrinted>2019-04-12T00:32:34Z</cp:lastPrinted>
  <dcterms:modified xsi:type="dcterms:W3CDTF">2019-04-12T03:10:10Z</dcterms:modified>
  <cp:revision>190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